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4ED46"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Manuscript Number: CEUS-D-21-00877   </w:t>
      </w:r>
    </w:p>
    <w:p w14:paraId="277F572B"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Simulating large-scale urban land-use patterns and dynamics using the U-Net deep learning architecture</w:t>
      </w:r>
    </w:p>
    <w:p w14:paraId="5B3FE410" w14:textId="269E209F"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Dear </w:t>
      </w:r>
      <w:r w:rsidRPr="0033543B">
        <w:rPr>
          <w:rFonts w:eastAsia="Times New Roman" w:cstheme="minorHAnsi"/>
          <w:sz w:val="23"/>
          <w:szCs w:val="23"/>
        </w:rPr>
        <w:t>Mr.</w:t>
      </w:r>
      <w:r w:rsidRPr="00A278CF">
        <w:rPr>
          <w:rFonts w:eastAsia="Times New Roman" w:cstheme="minorHAnsi"/>
          <w:sz w:val="23"/>
          <w:szCs w:val="23"/>
        </w:rPr>
        <w:t xml:space="preserve"> </w:t>
      </w:r>
      <w:r w:rsidRPr="00270FE3">
        <w:rPr>
          <w:rFonts w:eastAsia="Times New Roman" w:cstheme="minorHAnsi" w:hint="eastAsia"/>
          <w:sz w:val="23"/>
          <w:szCs w:val="23"/>
        </w:rPr>
        <w:t>W</w:t>
      </w:r>
      <w:r w:rsidRPr="00A278CF">
        <w:rPr>
          <w:rFonts w:eastAsia="Times New Roman" w:cstheme="minorHAnsi"/>
          <w:sz w:val="23"/>
          <w:szCs w:val="23"/>
        </w:rPr>
        <w:t>ang,</w:t>
      </w:r>
    </w:p>
    <w:p w14:paraId="3D1D12AE"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Thank you for submitting your manuscript to Computers, Environment and Urban Systems.</w:t>
      </w:r>
    </w:p>
    <w:p w14:paraId="1F626106"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I have completed my evaluation of your manuscript. The reviewers recommend reconsideration of your manuscript following major revision. I invite you to resubmit your manuscript after addressing the comments below. Please resubmit your revised manuscript by Jul 06, 2022.</w:t>
      </w:r>
    </w:p>
    <w:p w14:paraId="1C30E56B"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When revising your manuscript, please consider all issues mentioned in the reviewers' comments carefully: please outline every change made in response to their comments and provide suitable rebuttals for any comments not addressed. Please note that your revised submission may need to be re-reviewed. </w:t>
      </w:r>
    </w:p>
    <w:p w14:paraId="1ADE033A"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To submit your revised manuscript, please log in as an author at https://www.editorialmanager.com/ceus/, and navigate to the "Submissions Needing Revision" folder.  </w:t>
      </w:r>
    </w:p>
    <w:p w14:paraId="522E9B3D"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Computers, Environment and Urban Systems values your contribution and I look forward to receiving your revised manuscript.</w:t>
      </w:r>
    </w:p>
    <w:p w14:paraId="610664D3" w14:textId="311BF50D"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Kind </w:t>
      </w:r>
      <w:proofErr w:type="gramStart"/>
      <w:r w:rsidR="00D404A9" w:rsidRPr="00A278CF">
        <w:rPr>
          <w:rFonts w:eastAsia="Times New Roman" w:cstheme="minorHAnsi"/>
          <w:sz w:val="23"/>
          <w:szCs w:val="23"/>
        </w:rPr>
        <w:t xml:space="preserve">regards,  </w:t>
      </w:r>
      <w:r w:rsidRPr="00A278CF">
        <w:rPr>
          <w:rFonts w:eastAsia="Times New Roman" w:cstheme="minorHAnsi"/>
          <w:sz w:val="23"/>
          <w:szCs w:val="23"/>
        </w:rPr>
        <w:t> </w:t>
      </w:r>
      <w:proofErr w:type="gramEnd"/>
      <w:r w:rsidRPr="00A278CF">
        <w:rPr>
          <w:rFonts w:eastAsia="Times New Roman" w:cstheme="minorHAnsi"/>
          <w:sz w:val="23"/>
          <w:szCs w:val="23"/>
        </w:rPr>
        <w:t xml:space="preserve"> </w:t>
      </w:r>
      <w:r w:rsidRPr="00A278CF">
        <w:rPr>
          <w:rFonts w:eastAsia="Times New Roman" w:cstheme="minorHAnsi"/>
          <w:sz w:val="23"/>
          <w:szCs w:val="23"/>
        </w:rPr>
        <w:br/>
        <w:t xml:space="preserve">Alison </w:t>
      </w:r>
      <w:proofErr w:type="spellStart"/>
      <w:r w:rsidRPr="00A278CF">
        <w:rPr>
          <w:rFonts w:eastAsia="Times New Roman" w:cstheme="minorHAnsi"/>
          <w:sz w:val="23"/>
          <w:szCs w:val="23"/>
        </w:rPr>
        <w:t>Heppenstall</w:t>
      </w:r>
      <w:proofErr w:type="spellEnd"/>
      <w:r w:rsidRPr="00A278CF">
        <w:rPr>
          <w:rFonts w:eastAsia="Times New Roman" w:cstheme="minorHAnsi"/>
          <w:sz w:val="23"/>
          <w:szCs w:val="23"/>
        </w:rPr>
        <w:t xml:space="preserve">   </w:t>
      </w:r>
      <w:r w:rsidRPr="00A278CF">
        <w:rPr>
          <w:rFonts w:eastAsia="Times New Roman" w:cstheme="minorHAnsi"/>
          <w:sz w:val="23"/>
          <w:szCs w:val="23"/>
        </w:rPr>
        <w:br/>
        <w:t>Associate Editor  </w:t>
      </w:r>
    </w:p>
    <w:p w14:paraId="4D56E18C"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Computers, Environment and Urban Systems</w:t>
      </w:r>
    </w:p>
    <w:p w14:paraId="60FB4E16" w14:textId="77777777" w:rsidR="00BD3D97" w:rsidRPr="0033543B" w:rsidRDefault="00BD3D97" w:rsidP="00DE3B54">
      <w:pPr>
        <w:spacing w:line="276" w:lineRule="auto"/>
        <w:rPr>
          <w:rFonts w:eastAsia="Times New Roman" w:cstheme="minorHAnsi"/>
          <w:sz w:val="23"/>
          <w:szCs w:val="23"/>
        </w:rPr>
      </w:pPr>
      <w:r w:rsidRPr="0033543B">
        <w:rPr>
          <w:rFonts w:eastAsia="Times New Roman" w:cstheme="minorHAnsi"/>
          <w:sz w:val="23"/>
          <w:szCs w:val="23"/>
        </w:rPr>
        <w:br w:type="page"/>
      </w:r>
    </w:p>
    <w:p w14:paraId="394B3F90" w14:textId="77777777" w:rsidR="00BD3D97" w:rsidRPr="00E22793" w:rsidRDefault="00A278CF" w:rsidP="00DE3B54">
      <w:pPr>
        <w:pStyle w:val="Title"/>
        <w:spacing w:after="240" w:line="276" w:lineRule="auto"/>
        <w:rPr>
          <w:b/>
          <w:bCs/>
          <w:sz w:val="32"/>
          <w:szCs w:val="32"/>
        </w:rPr>
      </w:pPr>
      <w:r w:rsidRPr="00E22793">
        <w:rPr>
          <w:b/>
          <w:bCs/>
          <w:sz w:val="32"/>
          <w:szCs w:val="32"/>
        </w:rPr>
        <w:lastRenderedPageBreak/>
        <w:t xml:space="preserve">Reviewer #1: </w:t>
      </w:r>
    </w:p>
    <w:p w14:paraId="164399F9" w14:textId="0E52168D" w:rsidR="0055056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The paper reports the result of a study using deep learning to model urban land development by applying the U-Net architecture to a study area of the North China Plain. The subject addressed in this article is worthy of investigation and appropriate to the journal. </w:t>
      </w:r>
    </w:p>
    <w:p w14:paraId="7E37CBF4" w14:textId="3935274A" w:rsidR="00FE3CDC" w:rsidRPr="000E6ADE" w:rsidRDefault="00FE3CDC" w:rsidP="00DE3B54">
      <w:pPr>
        <w:spacing w:line="276" w:lineRule="auto"/>
        <w:ind w:left="567"/>
        <w:rPr>
          <w:rFonts w:eastAsia="Times New Roman" w:cstheme="minorHAnsi"/>
          <w:color w:val="2F5496" w:themeColor="accent1" w:themeShade="BF"/>
          <w:sz w:val="23"/>
          <w:szCs w:val="23"/>
        </w:rPr>
      </w:pPr>
      <w:r w:rsidRPr="000E6ADE">
        <w:rPr>
          <w:rFonts w:eastAsia="Times New Roman" w:cstheme="minorHAnsi"/>
          <w:color w:val="2F5496" w:themeColor="accent1" w:themeShade="BF"/>
          <w:sz w:val="23"/>
          <w:szCs w:val="23"/>
        </w:rPr>
        <w:t>Thanks for</w:t>
      </w:r>
      <w:r w:rsidR="000E6ADE" w:rsidRPr="000E6ADE">
        <w:rPr>
          <w:rFonts w:eastAsia="Times New Roman" w:cstheme="minorHAnsi"/>
          <w:color w:val="2F5496" w:themeColor="accent1" w:themeShade="BF"/>
          <w:sz w:val="23"/>
          <w:szCs w:val="23"/>
        </w:rPr>
        <w:t xml:space="preserve"> </w:t>
      </w:r>
      <w:r w:rsidR="00EA4439">
        <w:rPr>
          <w:rFonts w:eastAsia="Times New Roman" w:cstheme="minorHAnsi"/>
          <w:color w:val="2F5496" w:themeColor="accent1" w:themeShade="BF"/>
          <w:sz w:val="23"/>
          <w:szCs w:val="23"/>
        </w:rPr>
        <w:t xml:space="preserve">confirming the </w:t>
      </w:r>
      <w:r w:rsidR="0087563E">
        <w:rPr>
          <w:rFonts w:eastAsia="Times New Roman" w:cstheme="minorHAnsi"/>
          <w:color w:val="2F5496" w:themeColor="accent1" w:themeShade="BF"/>
          <w:sz w:val="23"/>
          <w:szCs w:val="23"/>
        </w:rPr>
        <w:t>value of this study.</w:t>
      </w:r>
    </w:p>
    <w:p w14:paraId="764E1288" w14:textId="6BB616A5" w:rsidR="0055056F" w:rsidRDefault="00A278CF" w:rsidP="00DE3B54">
      <w:pPr>
        <w:spacing w:line="276" w:lineRule="auto"/>
        <w:rPr>
          <w:rFonts w:eastAsia="Times New Roman" w:cstheme="minorHAnsi"/>
          <w:sz w:val="23"/>
          <w:szCs w:val="23"/>
        </w:rPr>
      </w:pPr>
      <w:r w:rsidRPr="00A278CF">
        <w:rPr>
          <w:rFonts w:eastAsia="Times New Roman" w:cstheme="minorHAnsi"/>
          <w:sz w:val="23"/>
          <w:szCs w:val="23"/>
        </w:rPr>
        <w:t>However, the methodology is not clearly descri</w:t>
      </w:r>
      <w:r w:rsidR="003978E1">
        <w:rPr>
          <w:rFonts w:eastAsia="Times New Roman" w:cstheme="minorHAnsi"/>
          <w:sz w:val="23"/>
          <w:szCs w:val="23"/>
        </w:rPr>
        <w:t>b</w:t>
      </w:r>
      <w:r w:rsidRPr="00A278CF">
        <w:rPr>
          <w:rFonts w:eastAsia="Times New Roman" w:cstheme="minorHAnsi"/>
          <w:sz w:val="23"/>
          <w:szCs w:val="23"/>
        </w:rPr>
        <w:t xml:space="preserve">ed w.r.t the data used for the development of the two U-Net models and the novel methodological contributions. </w:t>
      </w:r>
    </w:p>
    <w:p w14:paraId="08715C4E" w14:textId="72AB8F9C" w:rsidR="007B6EE2" w:rsidRDefault="007B6EE2" w:rsidP="00DE3B54">
      <w:pPr>
        <w:spacing w:before="240" w:line="276" w:lineRule="auto"/>
        <w:ind w:left="567"/>
        <w:rPr>
          <w:rFonts w:eastAsia="Times New Roman" w:cstheme="minorHAnsi"/>
          <w:color w:val="2F5496" w:themeColor="accent1" w:themeShade="BF"/>
          <w:sz w:val="19"/>
          <w:szCs w:val="19"/>
        </w:rPr>
      </w:pPr>
      <w:r>
        <w:rPr>
          <w:rFonts w:eastAsia="Times New Roman" w:cstheme="minorHAnsi"/>
          <w:color w:val="2F5496" w:themeColor="accent1" w:themeShade="BF"/>
          <w:sz w:val="23"/>
          <w:szCs w:val="23"/>
        </w:rPr>
        <w:t xml:space="preserve">To </w:t>
      </w:r>
      <w:r w:rsidR="009E488A">
        <w:rPr>
          <w:rFonts w:eastAsia="Times New Roman" w:cstheme="minorHAnsi"/>
          <w:color w:val="2F5496" w:themeColor="accent1" w:themeShade="BF"/>
          <w:sz w:val="23"/>
          <w:szCs w:val="23"/>
        </w:rPr>
        <w:t>clarify the data used to train the U-Net models</w:t>
      </w:r>
      <w:r>
        <w:rPr>
          <w:rFonts w:eastAsia="Times New Roman" w:cstheme="minorHAnsi"/>
          <w:color w:val="2F5496" w:themeColor="accent1" w:themeShade="BF"/>
          <w:sz w:val="23"/>
          <w:szCs w:val="23"/>
        </w:rPr>
        <w:t xml:space="preserve">, we added </w:t>
      </w:r>
      <w:r w:rsidR="002559E5">
        <w:rPr>
          <w:rFonts w:eastAsia="Times New Roman" w:cstheme="minorHAnsi"/>
          <w:color w:val="2F5496" w:themeColor="accent1" w:themeShade="BF"/>
          <w:sz w:val="23"/>
          <w:szCs w:val="23"/>
        </w:rPr>
        <w:t>a</w:t>
      </w:r>
      <w:r>
        <w:rPr>
          <w:rFonts w:eastAsia="Times New Roman" w:cstheme="minorHAnsi"/>
          <w:color w:val="2F5496" w:themeColor="accent1" w:themeShade="BF"/>
          <w:sz w:val="23"/>
          <w:szCs w:val="23"/>
        </w:rPr>
        <w:t xml:space="preserve"> table in the </w:t>
      </w:r>
      <w:r w:rsidR="009E488A">
        <w:rPr>
          <w:rFonts w:eastAsia="Times New Roman" w:cstheme="minorHAnsi"/>
          <w:color w:val="2F5496" w:themeColor="accent1" w:themeShade="BF"/>
          <w:sz w:val="23"/>
          <w:szCs w:val="23"/>
        </w:rPr>
        <w:t>“Data processing”</w:t>
      </w:r>
      <w:r>
        <w:rPr>
          <w:rFonts w:eastAsia="Times New Roman" w:cstheme="minorHAnsi"/>
          <w:color w:val="2F5496" w:themeColor="accent1" w:themeShade="BF"/>
          <w:sz w:val="23"/>
          <w:szCs w:val="23"/>
        </w:rPr>
        <w:t xml:space="preserve"> section. </w:t>
      </w:r>
    </w:p>
    <w:p w14:paraId="238EAB8D" w14:textId="0E8B1355" w:rsidR="0041581D" w:rsidRPr="00832104" w:rsidRDefault="0041581D" w:rsidP="00DE3B54">
      <w:pPr>
        <w:spacing w:after="0" w:line="276" w:lineRule="auto"/>
        <w:ind w:left="567"/>
        <w:rPr>
          <w:rFonts w:eastAsia="Times New Roman" w:cstheme="minorHAnsi"/>
          <w:color w:val="2F5496" w:themeColor="accent1" w:themeShade="BF"/>
          <w:sz w:val="19"/>
          <w:szCs w:val="19"/>
        </w:rPr>
      </w:pPr>
      <w:r w:rsidRPr="00832104">
        <w:rPr>
          <w:rFonts w:eastAsia="Times New Roman" w:cstheme="minorHAnsi"/>
          <w:color w:val="2F5496" w:themeColor="accent1" w:themeShade="BF"/>
          <w:sz w:val="19"/>
          <w:szCs w:val="19"/>
        </w:rPr>
        <w:t xml:space="preserve">Table </w:t>
      </w:r>
      <w:r>
        <w:rPr>
          <w:rFonts w:eastAsia="Times New Roman" w:cstheme="minorHAnsi"/>
          <w:color w:val="2F5496" w:themeColor="accent1" w:themeShade="BF"/>
          <w:sz w:val="19"/>
          <w:szCs w:val="19"/>
        </w:rPr>
        <w:t>3</w:t>
      </w:r>
      <w:r w:rsidRPr="00832104">
        <w:rPr>
          <w:rFonts w:eastAsia="Times New Roman" w:cstheme="minorHAnsi"/>
          <w:color w:val="2F5496" w:themeColor="accent1" w:themeShade="BF"/>
          <w:sz w:val="19"/>
          <w:szCs w:val="19"/>
        </w:rPr>
        <w:t xml:space="preserve">. The </w:t>
      </w:r>
      <w:r>
        <w:rPr>
          <w:rFonts w:eastAsia="Times New Roman" w:cstheme="minorHAnsi"/>
          <w:color w:val="2F5496" w:themeColor="accent1" w:themeShade="BF"/>
          <w:sz w:val="19"/>
          <w:szCs w:val="19"/>
        </w:rPr>
        <w:t xml:space="preserve">data </w:t>
      </w:r>
      <w:r w:rsidR="005D5E0E">
        <w:rPr>
          <w:rFonts w:eastAsia="Times New Roman" w:cstheme="minorHAnsi"/>
          <w:color w:val="2F5496" w:themeColor="accent1" w:themeShade="BF"/>
          <w:sz w:val="19"/>
          <w:szCs w:val="19"/>
        </w:rPr>
        <w:t>used to train U-Net models</w:t>
      </w:r>
      <w:r w:rsidRPr="00832104">
        <w:rPr>
          <w:rFonts w:eastAsia="Times New Roman" w:cstheme="minorHAnsi"/>
          <w:color w:val="2F5496" w:themeColor="accent1" w:themeShade="BF"/>
          <w:sz w:val="19"/>
          <w:szCs w:val="19"/>
        </w:rPr>
        <w:t>. (This table</w:t>
      </w:r>
      <w:r w:rsidR="00512341">
        <w:rPr>
          <w:rFonts w:eastAsia="Times New Roman" w:cstheme="minorHAnsi"/>
          <w:color w:val="2F5496" w:themeColor="accent1" w:themeShade="BF"/>
          <w:sz w:val="19"/>
          <w:szCs w:val="19"/>
        </w:rPr>
        <w:t xml:space="preserve"> is</w:t>
      </w:r>
      <w:r w:rsidRPr="00832104">
        <w:rPr>
          <w:rFonts w:eastAsia="Times New Roman" w:cstheme="minorHAnsi"/>
          <w:color w:val="2F5496" w:themeColor="accent1" w:themeShade="BF"/>
          <w:sz w:val="19"/>
          <w:szCs w:val="19"/>
        </w:rPr>
        <w:t xml:space="preserve"> </w:t>
      </w:r>
      <w:r w:rsidR="00512341" w:rsidRPr="00512341">
        <w:rPr>
          <w:rFonts w:eastAsia="Times New Roman" w:cstheme="minorHAnsi" w:hint="eastAsia"/>
          <w:color w:val="2F5496" w:themeColor="accent1" w:themeShade="BF"/>
          <w:sz w:val="19"/>
          <w:szCs w:val="19"/>
        </w:rPr>
        <w:t>ins</w:t>
      </w:r>
      <w:r w:rsidR="00512341">
        <w:rPr>
          <w:rFonts w:eastAsia="Times New Roman" w:cstheme="minorHAnsi"/>
          <w:color w:val="2F5496" w:themeColor="accent1" w:themeShade="BF"/>
          <w:sz w:val="19"/>
          <w:szCs w:val="19"/>
        </w:rPr>
        <w:t xml:space="preserve">erted </w:t>
      </w:r>
      <w:r w:rsidR="00DC3E67">
        <w:rPr>
          <w:rFonts w:eastAsia="Times New Roman" w:cstheme="minorHAnsi"/>
          <w:color w:val="2F5496" w:themeColor="accent1" w:themeShade="BF"/>
          <w:sz w:val="19"/>
          <w:szCs w:val="19"/>
        </w:rPr>
        <w:t xml:space="preserve">in </w:t>
      </w:r>
      <w:r w:rsidR="007932AE">
        <w:rPr>
          <w:rFonts w:eastAsia="Times New Roman" w:cstheme="minorHAnsi"/>
          <w:color w:val="2F5496" w:themeColor="accent1" w:themeShade="BF"/>
          <w:sz w:val="19"/>
          <w:szCs w:val="19"/>
        </w:rPr>
        <w:t>the “</w:t>
      </w:r>
      <w:r w:rsidR="007932AE" w:rsidRPr="007932AE">
        <w:rPr>
          <w:rFonts w:eastAsia="Times New Roman" w:cstheme="minorHAnsi"/>
          <w:color w:val="2F5496" w:themeColor="accent1" w:themeShade="BF"/>
          <w:sz w:val="19"/>
          <w:szCs w:val="19"/>
        </w:rPr>
        <w:t>2.4. Data preprocessing</w:t>
      </w:r>
      <w:r w:rsidR="007932AE">
        <w:rPr>
          <w:rFonts w:eastAsia="Times New Roman" w:cstheme="minorHAnsi"/>
          <w:color w:val="2F5496" w:themeColor="accent1" w:themeShade="BF"/>
          <w:sz w:val="19"/>
          <w:szCs w:val="19"/>
        </w:rPr>
        <w:t>”)</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0"/>
        <w:gridCol w:w="2033"/>
        <w:gridCol w:w="2893"/>
        <w:gridCol w:w="1127"/>
      </w:tblGrid>
      <w:tr w:rsidR="00397711" w:rsidRPr="00512341" w14:paraId="14C9D96B" w14:textId="014A0913" w:rsidTr="006D09A7">
        <w:trPr>
          <w:trHeight w:val="256"/>
        </w:trPr>
        <w:tc>
          <w:tcPr>
            <w:tcW w:w="2020" w:type="dxa"/>
            <w:tcBorders>
              <w:top w:val="single" w:sz="4" w:space="0" w:color="auto"/>
              <w:bottom w:val="single" w:sz="4" w:space="0" w:color="auto"/>
            </w:tcBorders>
            <w:vAlign w:val="center"/>
          </w:tcPr>
          <w:p w14:paraId="33580C93" w14:textId="0746D797" w:rsidR="00397711" w:rsidRPr="00832104" w:rsidRDefault="00397711"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Data</w:t>
            </w:r>
          </w:p>
        </w:tc>
        <w:tc>
          <w:tcPr>
            <w:tcW w:w="2033" w:type="dxa"/>
            <w:tcBorders>
              <w:top w:val="single" w:sz="4" w:space="0" w:color="auto"/>
              <w:bottom w:val="single" w:sz="4" w:space="0" w:color="auto"/>
            </w:tcBorders>
            <w:vAlign w:val="center"/>
          </w:tcPr>
          <w:p w14:paraId="53E740C3" w14:textId="4789C7A2" w:rsidR="00397711" w:rsidRPr="00832104" w:rsidRDefault="00397711"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Time</w:t>
            </w:r>
          </w:p>
        </w:tc>
        <w:tc>
          <w:tcPr>
            <w:tcW w:w="2893" w:type="dxa"/>
            <w:tcBorders>
              <w:top w:val="single" w:sz="4" w:space="0" w:color="auto"/>
              <w:bottom w:val="single" w:sz="4" w:space="0" w:color="auto"/>
            </w:tcBorders>
            <w:vAlign w:val="center"/>
          </w:tcPr>
          <w:p w14:paraId="69AC5F1D" w14:textId="32FC736D" w:rsidR="00397711" w:rsidRPr="00832104" w:rsidRDefault="00397711"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Source</w:t>
            </w:r>
          </w:p>
        </w:tc>
        <w:tc>
          <w:tcPr>
            <w:tcW w:w="1127" w:type="dxa"/>
            <w:tcBorders>
              <w:top w:val="single" w:sz="4" w:space="0" w:color="auto"/>
              <w:bottom w:val="single" w:sz="4" w:space="0" w:color="auto"/>
            </w:tcBorders>
          </w:tcPr>
          <w:p w14:paraId="104ADCC5" w14:textId="0508A993" w:rsidR="00397711" w:rsidRDefault="00397711"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Res</w:t>
            </w:r>
            <w:r w:rsidR="005676D9">
              <w:rPr>
                <w:rFonts w:eastAsia="Times New Roman" w:cstheme="minorHAnsi"/>
                <w:color w:val="2F5496" w:themeColor="accent1" w:themeShade="BF"/>
                <w:sz w:val="19"/>
                <w:szCs w:val="19"/>
              </w:rPr>
              <w:t>olution</w:t>
            </w:r>
          </w:p>
        </w:tc>
      </w:tr>
      <w:tr w:rsidR="00397711" w:rsidRPr="00512341" w14:paraId="112FAAA3" w14:textId="3132F577" w:rsidTr="006D09A7">
        <w:trPr>
          <w:trHeight w:val="245"/>
        </w:trPr>
        <w:tc>
          <w:tcPr>
            <w:tcW w:w="2020" w:type="dxa"/>
            <w:tcBorders>
              <w:top w:val="single" w:sz="4" w:space="0" w:color="auto"/>
            </w:tcBorders>
            <w:vAlign w:val="center"/>
          </w:tcPr>
          <w:p w14:paraId="1EA69758" w14:textId="31546324" w:rsidR="00397711" w:rsidRPr="00832104" w:rsidRDefault="00397711"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Urban land use</w:t>
            </w:r>
          </w:p>
        </w:tc>
        <w:tc>
          <w:tcPr>
            <w:tcW w:w="2033" w:type="dxa"/>
            <w:tcBorders>
              <w:top w:val="single" w:sz="4" w:space="0" w:color="auto"/>
            </w:tcBorders>
            <w:vAlign w:val="center"/>
          </w:tcPr>
          <w:p w14:paraId="7808CAA8" w14:textId="08215909" w:rsidR="00397711" w:rsidRPr="00832104" w:rsidRDefault="00397711" w:rsidP="00DE3B54">
            <w:pPr>
              <w:spacing w:line="276" w:lineRule="auto"/>
              <w:rPr>
                <w:rFonts w:eastAsia="Times New Roman" w:cstheme="minorHAnsi"/>
                <w:color w:val="2F5496" w:themeColor="accent1" w:themeShade="BF"/>
                <w:sz w:val="19"/>
                <w:szCs w:val="19"/>
              </w:rPr>
            </w:pPr>
            <w:r w:rsidRPr="00832104">
              <w:rPr>
                <w:rFonts w:eastAsia="Times New Roman" w:cstheme="minorHAnsi"/>
                <w:color w:val="2F5496" w:themeColor="accent1" w:themeShade="BF"/>
                <w:sz w:val="19"/>
                <w:szCs w:val="19"/>
              </w:rPr>
              <w:t>1994, 2006</w:t>
            </w:r>
            <w:r w:rsidR="005676D9">
              <w:rPr>
                <w:rFonts w:eastAsia="Times New Roman" w:cstheme="minorHAnsi"/>
                <w:color w:val="2F5496" w:themeColor="accent1" w:themeShade="BF"/>
                <w:sz w:val="19"/>
                <w:szCs w:val="19"/>
              </w:rPr>
              <w:t>, 2018</w:t>
            </w:r>
          </w:p>
        </w:tc>
        <w:tc>
          <w:tcPr>
            <w:tcW w:w="2893" w:type="dxa"/>
            <w:tcBorders>
              <w:top w:val="single" w:sz="4" w:space="0" w:color="auto"/>
            </w:tcBorders>
            <w:vAlign w:val="center"/>
          </w:tcPr>
          <w:p w14:paraId="04537802" w14:textId="49D40692" w:rsidR="00397711" w:rsidRPr="00F81436" w:rsidRDefault="00701AAD" w:rsidP="00DE3B54">
            <w:pPr>
              <w:spacing w:line="276" w:lineRule="auto"/>
              <w:rPr>
                <w:rFonts w:eastAsia="Times New Roman" w:cstheme="minorHAnsi"/>
                <w:color w:val="2F5496" w:themeColor="accent1" w:themeShade="BF"/>
                <w:sz w:val="19"/>
                <w:szCs w:val="19"/>
              </w:rPr>
            </w:pPr>
            <w:sdt>
              <w:sdtPr>
                <w:rPr>
                  <w:rFonts w:cstheme="minorHAnsi"/>
                  <w:color w:val="2F5496" w:themeColor="accent1" w:themeShade="BF"/>
                  <w:sz w:val="19"/>
                  <w:szCs w:val="19"/>
                </w:rPr>
                <w:alias w:val="To edit, see citavi.com/edit"/>
                <w:tag w:val="CitaviPlaceholder#e4ad1667-0d5c-4081-9981-b3bfb611d099"/>
                <w:id w:val="-1896573269"/>
                <w:placeholder>
                  <w:docPart w:val="FA72EC7D5D824307BE546C33863E6CE2"/>
                </w:placeholder>
              </w:sdtPr>
              <w:sdtEndPr/>
              <w:sdtContent>
                <w:r w:rsidR="00F81436" w:rsidRPr="00F81436">
                  <w:rPr>
                    <w:rFonts w:cstheme="minorHAnsi"/>
                    <w:noProof/>
                    <w:color w:val="2F5496" w:themeColor="accent1" w:themeShade="BF"/>
                    <w:sz w:val="19"/>
                    <w:szCs w:val="19"/>
                  </w:rPr>
                  <w:fldChar w:fldCharType="begin"/>
                </w:r>
                <w:r w:rsidR="005D7009">
                  <w:rPr>
                    <w:rFonts w:cstheme="minorHAnsi"/>
                    <w:noProof/>
                    <w:color w:val="2F5496" w:themeColor="accent1" w:themeShade="BF"/>
                    <w:sz w:val="19"/>
                    <w:szCs w:val="19"/>
                  </w:rPr>
                  <w:instrText>ADDIN CitaviPlaceholder{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gwLzE1NDgxNjAzLjIwMjEuMTk0ODI3NSIsIlVyaVN0cmluZyI6Imh0dHBzOi8vZG9pLm9yZy8xMC4xMDgwLzE1NDgxNjAzLjIwMjEuMTk0ODI3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}</w:instrText>
                </w:r>
                <w:r w:rsidR="00F81436" w:rsidRPr="00F81436">
                  <w:rPr>
                    <w:rFonts w:cstheme="minorHAnsi"/>
                    <w:noProof/>
                    <w:color w:val="2F5496" w:themeColor="accent1" w:themeShade="BF"/>
                    <w:sz w:val="19"/>
                    <w:szCs w:val="19"/>
                  </w:rPr>
                  <w:fldChar w:fldCharType="separate"/>
                </w:r>
                <w:r w:rsidR="00DA43F4">
                  <w:rPr>
                    <w:rFonts w:cstheme="minorHAnsi"/>
                    <w:noProof/>
                    <w:color w:val="2F5496" w:themeColor="accent1" w:themeShade="BF"/>
                    <w:sz w:val="19"/>
                    <w:szCs w:val="19"/>
                  </w:rPr>
                  <w:t>Wang et al.</w:t>
                </w:r>
                <w:r w:rsidR="00F81436" w:rsidRPr="00F81436">
                  <w:rPr>
                    <w:rFonts w:cstheme="minorHAnsi"/>
                    <w:noProof/>
                    <w:color w:val="2F5496" w:themeColor="accent1" w:themeShade="BF"/>
                    <w:sz w:val="19"/>
                    <w:szCs w:val="19"/>
                  </w:rPr>
                  <w:fldChar w:fldCharType="end"/>
                </w:r>
              </w:sdtContent>
            </w:sdt>
            <w:r w:rsidR="00F81436" w:rsidRPr="00F81436">
              <w:rPr>
                <w:rFonts w:cstheme="minorHAnsi"/>
                <w:color w:val="2F5496" w:themeColor="accent1" w:themeShade="BF"/>
                <w:sz w:val="19"/>
                <w:szCs w:val="19"/>
              </w:rPr>
              <w:t xml:space="preserve"> </w:t>
            </w:r>
            <w:sdt>
              <w:sdtPr>
                <w:rPr>
                  <w:rFonts w:cstheme="minorHAnsi"/>
                  <w:color w:val="2F5496" w:themeColor="accent1" w:themeShade="BF"/>
                  <w:sz w:val="19"/>
                  <w:szCs w:val="19"/>
                </w:rPr>
                <w:alias w:val="To edit, see citavi.com/edit"/>
                <w:tag w:val="CitaviPlaceholder#3766b09b-66e6-4477-a88a-30b0f733fb6f"/>
                <w:id w:val="1817829291"/>
                <w:placeholder>
                  <w:docPart w:val="FA72EC7D5D824307BE546C33863E6CE2"/>
                </w:placeholder>
              </w:sdtPr>
              <w:sdtEndPr>
                <w:rPr>
                  <w:rFonts w:cstheme="minorBidi"/>
                </w:rPr>
              </w:sdtEndPr>
              <w:sdtContent>
                <w:r w:rsidR="00F81436" w:rsidRPr="00F81436">
                  <w:rPr>
                    <w:rFonts w:cstheme="minorHAnsi"/>
                    <w:noProof/>
                    <w:color w:val="2F5496" w:themeColor="accent1" w:themeShade="BF"/>
                    <w:sz w:val="19"/>
                    <w:szCs w:val="19"/>
                  </w:rPr>
                  <w:fldChar w:fldCharType="begin"/>
                </w:r>
                <w:r w:rsidR="005D7009">
                  <w:rPr>
                    <w:rFonts w:cstheme="minorHAnsi"/>
                    <w:noProof/>
                    <w:color w:val="2F5496" w:themeColor="accent1" w:themeShade="BF"/>
                    <w:sz w:val="19"/>
                    <w:szCs w:val="19"/>
                  </w:rPr>
                  <w:instrText>ADDIN CitaviPlaceholder{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4MC8xNTQ4MTYwMy4yMDIxLjE5NDgyNzUiLCJVcmlTdHJpbmciOiJodHRwczovL2RvaS5vcmcvMTAuMTA4MC8xNTQ4MTYwMy4yMDIxLjE5NDgyNzU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}</w:instrText>
                </w:r>
                <w:r w:rsidR="00F81436" w:rsidRPr="00F81436">
                  <w:rPr>
                    <w:rFonts w:cstheme="minorHAnsi"/>
                    <w:noProof/>
                    <w:color w:val="2F5496" w:themeColor="accent1" w:themeShade="BF"/>
                    <w:sz w:val="19"/>
                    <w:szCs w:val="19"/>
                  </w:rPr>
                  <w:fldChar w:fldCharType="separate"/>
                </w:r>
                <w:r w:rsidR="00DA43F4">
                  <w:rPr>
                    <w:rFonts w:cstheme="minorHAnsi"/>
                    <w:noProof/>
                    <w:color w:val="2F5496" w:themeColor="accent1" w:themeShade="BF"/>
                    <w:sz w:val="19"/>
                    <w:szCs w:val="19"/>
                  </w:rPr>
                  <w:t>(2021b)</w:t>
                </w:r>
                <w:r w:rsidR="00F81436" w:rsidRPr="00F81436">
                  <w:rPr>
                    <w:rFonts w:cstheme="minorHAnsi"/>
                    <w:noProof/>
                    <w:color w:val="2F5496" w:themeColor="accent1" w:themeShade="BF"/>
                    <w:sz w:val="19"/>
                    <w:szCs w:val="19"/>
                  </w:rPr>
                  <w:fldChar w:fldCharType="end"/>
                </w:r>
              </w:sdtContent>
            </w:sdt>
          </w:p>
        </w:tc>
        <w:tc>
          <w:tcPr>
            <w:tcW w:w="1127" w:type="dxa"/>
            <w:tcBorders>
              <w:top w:val="single" w:sz="4" w:space="0" w:color="auto"/>
            </w:tcBorders>
          </w:tcPr>
          <w:p w14:paraId="0AFFA43C" w14:textId="2DDB09D6" w:rsidR="00397711" w:rsidRPr="00832104" w:rsidRDefault="005676D9"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30 m</w:t>
            </w:r>
          </w:p>
        </w:tc>
      </w:tr>
      <w:tr w:rsidR="006D09A7" w:rsidRPr="00512341" w14:paraId="17B8690A" w14:textId="77777777" w:rsidTr="006D09A7">
        <w:trPr>
          <w:trHeight w:val="245"/>
        </w:trPr>
        <w:tc>
          <w:tcPr>
            <w:tcW w:w="2020" w:type="dxa"/>
            <w:vAlign w:val="center"/>
          </w:tcPr>
          <w:p w14:paraId="76F65BA2" w14:textId="6261F828" w:rsidR="006D09A7" w:rsidRDefault="006D09A7"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Elevation</w:t>
            </w:r>
          </w:p>
        </w:tc>
        <w:tc>
          <w:tcPr>
            <w:tcW w:w="2033" w:type="dxa"/>
            <w:vAlign w:val="center"/>
          </w:tcPr>
          <w:p w14:paraId="64265800" w14:textId="4B85D8FD" w:rsidR="006D09A7" w:rsidRPr="00832104" w:rsidRDefault="006D09A7"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20</w:t>
            </w:r>
            <w:r w:rsidR="00EB53EA">
              <w:rPr>
                <w:rFonts w:eastAsia="Times New Roman" w:cstheme="minorHAnsi"/>
                <w:color w:val="2F5496" w:themeColor="accent1" w:themeShade="BF"/>
                <w:sz w:val="19"/>
                <w:szCs w:val="19"/>
              </w:rPr>
              <w:t>0</w:t>
            </w:r>
            <w:r>
              <w:rPr>
                <w:rFonts w:eastAsia="Times New Roman" w:cstheme="minorHAnsi"/>
                <w:color w:val="2F5496" w:themeColor="accent1" w:themeShade="BF"/>
                <w:sz w:val="19"/>
                <w:szCs w:val="19"/>
              </w:rPr>
              <w:t>0</w:t>
            </w:r>
            <w:r w:rsidRPr="00512341">
              <w:rPr>
                <w:rFonts w:eastAsia="Times New Roman" w:cstheme="minorHAnsi"/>
                <w:color w:val="2F5496" w:themeColor="accent1" w:themeShade="BF"/>
                <w:sz w:val="19"/>
                <w:szCs w:val="19"/>
              </w:rPr>
              <w:t>*</w:t>
            </w:r>
          </w:p>
        </w:tc>
        <w:tc>
          <w:tcPr>
            <w:tcW w:w="2893" w:type="dxa"/>
            <w:vAlign w:val="center"/>
          </w:tcPr>
          <w:p w14:paraId="2E0AE579" w14:textId="57C80107" w:rsidR="006D09A7" w:rsidRPr="003C661E" w:rsidRDefault="006D09A7" w:rsidP="00DE3B54">
            <w:pPr>
              <w:spacing w:line="276" w:lineRule="auto"/>
              <w:rPr>
                <w:rFonts w:eastAsia="Times New Roman" w:cstheme="minorHAnsi"/>
                <w:color w:val="2F5496" w:themeColor="accent1" w:themeShade="BF"/>
                <w:sz w:val="19"/>
                <w:szCs w:val="19"/>
              </w:rPr>
            </w:pPr>
            <w:r w:rsidRPr="006D09A7">
              <w:rPr>
                <w:rFonts w:eastAsia="Times New Roman" w:cstheme="minorHAnsi"/>
                <w:color w:val="2F5496" w:themeColor="accent1" w:themeShade="BF"/>
                <w:sz w:val="19"/>
                <w:szCs w:val="19"/>
              </w:rPr>
              <w:t>Shuttle Radar Topography Mission</w:t>
            </w:r>
          </w:p>
        </w:tc>
        <w:tc>
          <w:tcPr>
            <w:tcW w:w="1127" w:type="dxa"/>
          </w:tcPr>
          <w:p w14:paraId="731214E4" w14:textId="2EDC50DF" w:rsidR="006D09A7" w:rsidRDefault="006D09A7"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30 m</w:t>
            </w:r>
          </w:p>
        </w:tc>
      </w:tr>
      <w:tr w:rsidR="006D09A7" w:rsidRPr="00512341" w14:paraId="2D7E51CC" w14:textId="3C763BEA" w:rsidTr="006D09A7">
        <w:trPr>
          <w:trHeight w:val="256"/>
        </w:trPr>
        <w:tc>
          <w:tcPr>
            <w:tcW w:w="2020" w:type="dxa"/>
            <w:tcBorders>
              <w:bottom w:val="single" w:sz="4" w:space="0" w:color="auto"/>
            </w:tcBorders>
            <w:vAlign w:val="center"/>
          </w:tcPr>
          <w:p w14:paraId="6CB1F4BF" w14:textId="7A122702" w:rsidR="006D09A7" w:rsidRPr="00832104" w:rsidRDefault="006D09A7"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Slope</w:t>
            </w:r>
          </w:p>
        </w:tc>
        <w:tc>
          <w:tcPr>
            <w:tcW w:w="2033" w:type="dxa"/>
            <w:tcBorders>
              <w:bottom w:val="single" w:sz="4" w:space="0" w:color="auto"/>
            </w:tcBorders>
            <w:vAlign w:val="center"/>
          </w:tcPr>
          <w:p w14:paraId="020732CF" w14:textId="49129252" w:rsidR="006D09A7" w:rsidRPr="00832104" w:rsidRDefault="006D09A7"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20</w:t>
            </w:r>
            <w:r w:rsidR="00EB53EA">
              <w:rPr>
                <w:rFonts w:eastAsia="Times New Roman" w:cstheme="minorHAnsi"/>
                <w:color w:val="2F5496" w:themeColor="accent1" w:themeShade="BF"/>
                <w:sz w:val="19"/>
                <w:szCs w:val="19"/>
              </w:rPr>
              <w:t>0</w:t>
            </w:r>
            <w:r>
              <w:rPr>
                <w:rFonts w:eastAsia="Times New Roman" w:cstheme="minorHAnsi"/>
                <w:color w:val="2F5496" w:themeColor="accent1" w:themeShade="BF"/>
                <w:sz w:val="19"/>
                <w:szCs w:val="19"/>
              </w:rPr>
              <w:t>0</w:t>
            </w:r>
            <w:r w:rsidRPr="00512341">
              <w:rPr>
                <w:rFonts w:eastAsia="Times New Roman" w:cstheme="minorHAnsi"/>
                <w:color w:val="2F5496" w:themeColor="accent1" w:themeShade="BF"/>
                <w:sz w:val="19"/>
                <w:szCs w:val="19"/>
              </w:rPr>
              <w:t>*</w:t>
            </w:r>
          </w:p>
        </w:tc>
        <w:tc>
          <w:tcPr>
            <w:tcW w:w="2893" w:type="dxa"/>
            <w:tcBorders>
              <w:bottom w:val="single" w:sz="4" w:space="0" w:color="auto"/>
            </w:tcBorders>
            <w:vAlign w:val="center"/>
          </w:tcPr>
          <w:p w14:paraId="6934E692" w14:textId="68FCA8D0" w:rsidR="006D09A7" w:rsidRPr="00832104" w:rsidRDefault="006D09A7"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Derived from elevation</w:t>
            </w:r>
          </w:p>
        </w:tc>
        <w:tc>
          <w:tcPr>
            <w:tcW w:w="1127" w:type="dxa"/>
            <w:tcBorders>
              <w:bottom w:val="single" w:sz="4" w:space="0" w:color="auto"/>
            </w:tcBorders>
          </w:tcPr>
          <w:p w14:paraId="1EE55F18" w14:textId="6A4A73BB" w:rsidR="006D09A7" w:rsidRPr="00832104" w:rsidRDefault="006D09A7"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30 m</w:t>
            </w:r>
          </w:p>
        </w:tc>
      </w:tr>
    </w:tbl>
    <w:p w14:paraId="489BFEE6" w14:textId="1ADB03D2" w:rsidR="0041581D" w:rsidRPr="000E6ADE" w:rsidRDefault="00512341" w:rsidP="00DE3B54">
      <w:pPr>
        <w:spacing w:line="276" w:lineRule="auto"/>
        <w:ind w:left="567"/>
        <w:rPr>
          <w:rFonts w:eastAsia="Times New Roman" w:cstheme="minorHAnsi"/>
          <w:color w:val="2F5496" w:themeColor="accent1" w:themeShade="BF"/>
          <w:sz w:val="23"/>
          <w:szCs w:val="23"/>
        </w:rPr>
      </w:pPr>
      <w:r w:rsidRPr="0021447C">
        <w:rPr>
          <w:rFonts w:eastAsia="Times New Roman" w:cstheme="minorHAnsi"/>
          <w:color w:val="2F5496" w:themeColor="accent1" w:themeShade="BF"/>
          <w:sz w:val="19"/>
          <w:szCs w:val="19"/>
        </w:rPr>
        <w:t xml:space="preserve"> </w:t>
      </w:r>
      <w:r w:rsidR="007A431D" w:rsidRPr="007A431D">
        <w:rPr>
          <w:rFonts w:eastAsia="Times New Roman" w:cstheme="minorHAnsi"/>
          <w:color w:val="2F5496" w:themeColor="accent1" w:themeShade="BF"/>
          <w:sz w:val="17"/>
          <w:szCs w:val="17"/>
        </w:rPr>
        <w:t xml:space="preserve">* </w:t>
      </w:r>
      <w:r w:rsidR="00994279" w:rsidRPr="00994279">
        <w:rPr>
          <w:rFonts w:eastAsia="Times New Roman" w:cstheme="minorHAnsi"/>
          <w:color w:val="2F5496" w:themeColor="accent1" w:themeShade="BF"/>
          <w:sz w:val="17"/>
          <w:szCs w:val="17"/>
        </w:rPr>
        <w:t>Note, the elevation and slope data were used in 1994, 2006, and 2018 despite their being acquired in 2000.</w:t>
      </w:r>
    </w:p>
    <w:p w14:paraId="4043CDED" w14:textId="78EE0818" w:rsidR="0087563E" w:rsidRDefault="000B360E"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T</w:t>
      </w:r>
      <w:r w:rsidRPr="000B360E">
        <w:rPr>
          <w:rFonts w:eastAsia="Times New Roman" w:cstheme="minorHAnsi"/>
          <w:color w:val="2F5496" w:themeColor="accent1" w:themeShade="BF"/>
          <w:sz w:val="23"/>
          <w:szCs w:val="23"/>
        </w:rPr>
        <w:t>he novel methodological contributions</w:t>
      </w:r>
      <w:r w:rsidR="00E17ABA">
        <w:rPr>
          <w:rFonts w:eastAsia="Times New Roman" w:cstheme="minorHAnsi"/>
          <w:color w:val="2F5496" w:themeColor="accent1" w:themeShade="BF"/>
          <w:sz w:val="23"/>
          <w:szCs w:val="23"/>
        </w:rPr>
        <w:t>, compar</w:t>
      </w:r>
      <w:r w:rsidR="005C20B8">
        <w:rPr>
          <w:rFonts w:eastAsia="Times New Roman" w:cstheme="minorHAnsi"/>
          <w:color w:val="2F5496" w:themeColor="accent1" w:themeShade="BF"/>
          <w:sz w:val="23"/>
          <w:szCs w:val="23"/>
        </w:rPr>
        <w:t>ed</w:t>
      </w:r>
      <w:r w:rsidR="00E17ABA">
        <w:rPr>
          <w:rFonts w:eastAsia="Times New Roman" w:cstheme="minorHAnsi"/>
          <w:color w:val="2F5496" w:themeColor="accent1" w:themeShade="BF"/>
          <w:sz w:val="23"/>
          <w:szCs w:val="23"/>
        </w:rPr>
        <w:t xml:space="preserve"> to </w:t>
      </w:r>
      <w:r w:rsidR="002B46CF">
        <w:rPr>
          <w:rFonts w:eastAsia="Times New Roman" w:cstheme="minorHAnsi"/>
          <w:color w:val="2F5496" w:themeColor="accent1" w:themeShade="BF"/>
          <w:sz w:val="23"/>
          <w:szCs w:val="23"/>
        </w:rPr>
        <w:t>CA models</w:t>
      </w:r>
      <w:r w:rsidR="00E17ABA">
        <w:rPr>
          <w:rFonts w:eastAsia="Times New Roman" w:cstheme="minorHAnsi"/>
          <w:color w:val="2F5496" w:themeColor="accent1" w:themeShade="BF"/>
          <w:sz w:val="23"/>
          <w:szCs w:val="23"/>
        </w:rPr>
        <w:t>,</w:t>
      </w:r>
      <w:r>
        <w:rPr>
          <w:rFonts w:eastAsia="Times New Roman" w:cstheme="minorHAnsi"/>
          <w:color w:val="2F5496" w:themeColor="accent1" w:themeShade="BF"/>
          <w:sz w:val="23"/>
          <w:szCs w:val="23"/>
        </w:rPr>
        <w:t xml:space="preserve"> of </w:t>
      </w:r>
      <w:ins w:id="0" w:author="Brett Bryan" w:date="2022-05-02T09:04:00Z">
        <w:r w:rsidR="00DB12DD">
          <w:rPr>
            <w:rFonts w:eastAsia="Times New Roman" w:cstheme="minorHAnsi"/>
            <w:color w:val="2F5496" w:themeColor="accent1" w:themeShade="BF"/>
            <w:sz w:val="23"/>
            <w:szCs w:val="23"/>
          </w:rPr>
          <w:t xml:space="preserve">the </w:t>
        </w:r>
      </w:ins>
      <w:r>
        <w:rPr>
          <w:rFonts w:eastAsia="Times New Roman" w:cstheme="minorHAnsi"/>
          <w:color w:val="2F5496" w:themeColor="accent1" w:themeShade="BF"/>
          <w:sz w:val="23"/>
          <w:szCs w:val="23"/>
        </w:rPr>
        <w:t xml:space="preserve">deep learning architecture </w:t>
      </w:r>
      <w:r w:rsidR="008C2E85">
        <w:rPr>
          <w:rFonts w:eastAsia="Times New Roman" w:cstheme="minorHAnsi"/>
          <w:color w:val="2F5496" w:themeColor="accent1" w:themeShade="BF"/>
          <w:sz w:val="23"/>
          <w:szCs w:val="23"/>
        </w:rPr>
        <w:t xml:space="preserve">(U-Net) </w:t>
      </w:r>
      <w:r w:rsidR="003960AD">
        <w:rPr>
          <w:rFonts w:eastAsia="Times New Roman" w:cstheme="minorHAnsi"/>
          <w:color w:val="2F5496" w:themeColor="accent1" w:themeShade="BF"/>
          <w:sz w:val="23"/>
          <w:szCs w:val="23"/>
        </w:rPr>
        <w:t>in</w:t>
      </w:r>
      <w:r w:rsidR="008C2E85">
        <w:rPr>
          <w:rFonts w:eastAsia="Times New Roman" w:cstheme="minorHAnsi"/>
          <w:color w:val="2F5496" w:themeColor="accent1" w:themeShade="BF"/>
          <w:sz w:val="23"/>
          <w:szCs w:val="23"/>
        </w:rPr>
        <w:t xml:space="preserve"> simulat</w:t>
      </w:r>
      <w:r w:rsidR="003960AD">
        <w:rPr>
          <w:rFonts w:eastAsia="Times New Roman" w:cstheme="minorHAnsi"/>
          <w:color w:val="2F5496" w:themeColor="accent1" w:themeShade="BF"/>
          <w:sz w:val="23"/>
          <w:szCs w:val="23"/>
        </w:rPr>
        <w:t>ing</w:t>
      </w:r>
      <w:r w:rsidR="008C2E85">
        <w:rPr>
          <w:rFonts w:eastAsia="Times New Roman" w:cstheme="minorHAnsi"/>
          <w:color w:val="2F5496" w:themeColor="accent1" w:themeShade="BF"/>
          <w:sz w:val="23"/>
          <w:szCs w:val="23"/>
        </w:rPr>
        <w:t xml:space="preserve"> urban</w:t>
      </w:r>
      <w:r w:rsidR="00F1774A">
        <w:rPr>
          <w:rFonts w:eastAsia="Times New Roman" w:cstheme="minorHAnsi"/>
          <w:color w:val="2F5496" w:themeColor="accent1" w:themeShade="BF"/>
          <w:sz w:val="23"/>
          <w:szCs w:val="23"/>
        </w:rPr>
        <w:t xml:space="preserve"> </w:t>
      </w:r>
      <w:r w:rsidR="0017377C">
        <w:rPr>
          <w:rFonts w:eastAsia="Times New Roman" w:cstheme="minorHAnsi"/>
          <w:color w:val="2F5496" w:themeColor="accent1" w:themeShade="BF"/>
          <w:sz w:val="23"/>
          <w:szCs w:val="23"/>
        </w:rPr>
        <w:t>land-use</w:t>
      </w:r>
      <w:r w:rsidR="00F1774A">
        <w:rPr>
          <w:rFonts w:eastAsia="Times New Roman" w:cstheme="minorHAnsi"/>
          <w:color w:val="2F5496" w:themeColor="accent1" w:themeShade="BF"/>
          <w:sz w:val="23"/>
          <w:szCs w:val="23"/>
        </w:rPr>
        <w:t xml:space="preserve"> </w:t>
      </w:r>
      <w:r w:rsidR="00D41E15">
        <w:rPr>
          <w:rFonts w:eastAsia="Times New Roman" w:cstheme="minorHAnsi"/>
          <w:color w:val="2F5496" w:themeColor="accent1" w:themeShade="BF"/>
          <w:sz w:val="23"/>
          <w:szCs w:val="23"/>
        </w:rPr>
        <w:t xml:space="preserve">mainly </w:t>
      </w:r>
      <w:r w:rsidR="0052196D">
        <w:rPr>
          <w:rFonts w:eastAsia="Times New Roman" w:cstheme="minorHAnsi"/>
          <w:color w:val="2F5496" w:themeColor="accent1" w:themeShade="BF"/>
          <w:sz w:val="23"/>
          <w:szCs w:val="23"/>
        </w:rPr>
        <w:t xml:space="preserve">lie </w:t>
      </w:r>
      <w:r w:rsidR="005C20B8">
        <w:rPr>
          <w:rFonts w:eastAsia="Times New Roman" w:cstheme="minorHAnsi"/>
          <w:color w:val="2F5496" w:themeColor="accent1" w:themeShade="BF"/>
          <w:sz w:val="23"/>
          <w:szCs w:val="23"/>
        </w:rPr>
        <w:t>i</w:t>
      </w:r>
      <w:r w:rsidR="0052196D">
        <w:rPr>
          <w:rFonts w:eastAsia="Times New Roman" w:cstheme="minorHAnsi"/>
          <w:color w:val="2F5496" w:themeColor="accent1" w:themeShade="BF"/>
          <w:sz w:val="23"/>
          <w:szCs w:val="23"/>
        </w:rPr>
        <w:t>n</w:t>
      </w:r>
      <w:r w:rsidR="00D41E15">
        <w:rPr>
          <w:rFonts w:eastAsia="Times New Roman" w:cstheme="minorHAnsi"/>
          <w:color w:val="2F5496" w:themeColor="accent1" w:themeShade="BF"/>
          <w:sz w:val="23"/>
          <w:szCs w:val="23"/>
        </w:rPr>
        <w:t xml:space="preserve"> 1) reducing subjectivity </w:t>
      </w:r>
      <w:r w:rsidR="003960AD">
        <w:rPr>
          <w:rFonts w:eastAsia="Times New Roman" w:cstheme="minorHAnsi"/>
          <w:color w:val="2F5496" w:themeColor="accent1" w:themeShade="BF"/>
          <w:sz w:val="23"/>
          <w:szCs w:val="23"/>
        </w:rPr>
        <w:t>upon</w:t>
      </w:r>
      <w:r w:rsidR="00D41E15">
        <w:rPr>
          <w:rFonts w:eastAsia="Times New Roman" w:cstheme="minorHAnsi"/>
          <w:color w:val="2F5496" w:themeColor="accent1" w:themeShade="BF"/>
          <w:sz w:val="23"/>
          <w:szCs w:val="23"/>
        </w:rPr>
        <w:t xml:space="preserve"> tweaking model </w:t>
      </w:r>
      <w:r w:rsidR="00EF2116">
        <w:rPr>
          <w:rFonts w:eastAsia="Times New Roman" w:cstheme="minorHAnsi"/>
          <w:color w:val="2F5496" w:themeColor="accent1" w:themeShade="BF"/>
          <w:sz w:val="23"/>
          <w:szCs w:val="23"/>
        </w:rPr>
        <w:t>weights/</w:t>
      </w:r>
      <w:r w:rsidR="00D41E15">
        <w:rPr>
          <w:rFonts w:eastAsia="Times New Roman" w:cstheme="minorHAnsi"/>
          <w:color w:val="2F5496" w:themeColor="accent1" w:themeShade="BF"/>
          <w:sz w:val="23"/>
          <w:szCs w:val="23"/>
        </w:rPr>
        <w:t>parameters</w:t>
      </w:r>
      <w:r w:rsidR="00E17ABA">
        <w:rPr>
          <w:rFonts w:eastAsia="Times New Roman" w:cstheme="minorHAnsi"/>
          <w:color w:val="2F5496" w:themeColor="accent1" w:themeShade="BF"/>
          <w:sz w:val="23"/>
          <w:szCs w:val="23"/>
        </w:rPr>
        <w:t>, and 2)</w:t>
      </w:r>
      <w:r w:rsidR="002B46CF">
        <w:rPr>
          <w:rFonts w:eastAsia="Times New Roman" w:cstheme="minorHAnsi"/>
          <w:color w:val="2F5496" w:themeColor="accent1" w:themeShade="BF"/>
          <w:sz w:val="23"/>
          <w:szCs w:val="23"/>
        </w:rPr>
        <w:t xml:space="preserve"> introducing computer vision technologies to </w:t>
      </w:r>
      <w:del w:id="1" w:author="Brett Bryan" w:date="2022-05-02T09:05:00Z">
        <w:r w:rsidR="002B46CF" w:rsidDel="00F61455">
          <w:rPr>
            <w:rFonts w:eastAsia="Times New Roman" w:cstheme="minorHAnsi"/>
            <w:color w:val="2F5496" w:themeColor="accent1" w:themeShade="BF"/>
            <w:sz w:val="23"/>
            <w:szCs w:val="23"/>
          </w:rPr>
          <w:delText>“see”</w:delText>
        </w:r>
      </w:del>
      <w:ins w:id="2" w:author="Brett Bryan" w:date="2022-05-02T09:05:00Z">
        <w:r w:rsidR="00F61455">
          <w:rPr>
            <w:rFonts w:eastAsia="Times New Roman" w:cstheme="minorHAnsi"/>
            <w:color w:val="2F5496" w:themeColor="accent1" w:themeShade="BF"/>
            <w:sz w:val="23"/>
            <w:szCs w:val="23"/>
          </w:rPr>
          <w:t>learn</w:t>
        </w:r>
      </w:ins>
      <w:r w:rsidR="002B46CF">
        <w:rPr>
          <w:rFonts w:eastAsia="Times New Roman" w:cstheme="minorHAnsi"/>
          <w:color w:val="2F5496" w:themeColor="accent1" w:themeShade="BF"/>
          <w:sz w:val="23"/>
          <w:szCs w:val="23"/>
        </w:rPr>
        <w:t xml:space="preserve"> urban growth</w:t>
      </w:r>
      <w:r w:rsidR="00151193">
        <w:rPr>
          <w:rFonts w:eastAsia="Times New Roman" w:cstheme="minorHAnsi"/>
          <w:color w:val="2F5496" w:themeColor="accent1" w:themeShade="BF"/>
          <w:sz w:val="23"/>
          <w:szCs w:val="23"/>
        </w:rPr>
        <w:t xml:space="preserve"> </w:t>
      </w:r>
      <w:ins w:id="3" w:author="Brett Bryan" w:date="2022-05-02T09:05:00Z">
        <w:r w:rsidR="00F61455">
          <w:rPr>
            <w:rFonts w:eastAsia="Times New Roman" w:cstheme="minorHAnsi"/>
            <w:color w:val="2F5496" w:themeColor="accent1" w:themeShade="BF"/>
            <w:sz w:val="23"/>
            <w:szCs w:val="23"/>
          </w:rPr>
          <w:t xml:space="preserve">patterns </w:t>
        </w:r>
      </w:ins>
      <w:r w:rsidR="00151193">
        <w:rPr>
          <w:rFonts w:eastAsia="Times New Roman" w:cstheme="minorHAnsi"/>
          <w:color w:val="2F5496" w:themeColor="accent1" w:themeShade="BF"/>
          <w:sz w:val="23"/>
          <w:szCs w:val="23"/>
        </w:rPr>
        <w:t>(i.e.,</w:t>
      </w:r>
      <w:r w:rsidR="00BE2083" w:rsidRPr="00BE2083">
        <w:rPr>
          <w:rFonts w:eastAsia="Times New Roman" w:cstheme="minorHAnsi"/>
          <w:color w:val="2F5496" w:themeColor="accent1" w:themeShade="BF"/>
          <w:sz w:val="23"/>
          <w:szCs w:val="23"/>
        </w:rPr>
        <w:t xml:space="preserve"> </w:t>
      </w:r>
      <w:r w:rsidR="00BE2083">
        <w:rPr>
          <w:rFonts w:eastAsia="Times New Roman" w:cstheme="minorHAnsi"/>
          <w:color w:val="2F5496" w:themeColor="accent1" w:themeShade="BF"/>
          <w:sz w:val="23"/>
          <w:szCs w:val="23"/>
        </w:rPr>
        <w:t>sensitive to</w:t>
      </w:r>
      <w:r w:rsidR="00151193">
        <w:rPr>
          <w:rFonts w:eastAsia="Times New Roman" w:cstheme="minorHAnsi"/>
          <w:color w:val="2F5496" w:themeColor="accent1" w:themeShade="BF"/>
          <w:sz w:val="23"/>
          <w:szCs w:val="23"/>
        </w:rPr>
        <w:t xml:space="preserve"> spatial feature</w:t>
      </w:r>
      <w:r w:rsidR="00BE2083">
        <w:rPr>
          <w:rFonts w:eastAsia="Times New Roman" w:cstheme="minorHAnsi"/>
          <w:color w:val="2F5496" w:themeColor="accent1" w:themeShade="BF"/>
          <w:sz w:val="23"/>
          <w:szCs w:val="23"/>
        </w:rPr>
        <w:t>s</w:t>
      </w:r>
      <w:r w:rsidR="00151193">
        <w:rPr>
          <w:rFonts w:eastAsia="Times New Roman" w:cstheme="minorHAnsi"/>
          <w:color w:val="2F5496" w:themeColor="accent1" w:themeShade="BF"/>
          <w:sz w:val="23"/>
          <w:szCs w:val="23"/>
        </w:rPr>
        <w:t>)</w:t>
      </w:r>
      <w:r w:rsidR="002B46CF">
        <w:rPr>
          <w:rFonts w:eastAsia="Times New Roman" w:cstheme="minorHAnsi"/>
          <w:color w:val="2F5496" w:themeColor="accent1" w:themeShade="BF"/>
          <w:sz w:val="23"/>
          <w:szCs w:val="23"/>
        </w:rPr>
        <w:t xml:space="preserve"> rather than</w:t>
      </w:r>
      <w:r w:rsidR="000D08EA">
        <w:rPr>
          <w:rFonts w:eastAsia="Times New Roman" w:cstheme="minorHAnsi"/>
          <w:color w:val="2F5496" w:themeColor="accent1" w:themeShade="BF"/>
          <w:sz w:val="23"/>
          <w:szCs w:val="23"/>
        </w:rPr>
        <w:t xml:space="preserve"> applying </w:t>
      </w:r>
      <w:r w:rsidR="007578F6">
        <w:rPr>
          <w:rFonts w:eastAsia="Times New Roman" w:cstheme="minorHAnsi"/>
          <w:color w:val="2F5496" w:themeColor="accent1" w:themeShade="BF"/>
          <w:sz w:val="23"/>
          <w:szCs w:val="23"/>
        </w:rPr>
        <w:t xml:space="preserve">regression in a neighborhood </w:t>
      </w:r>
      <w:del w:id="4" w:author="Brett Bryan" w:date="2022-05-02T09:05:00Z">
        <w:r w:rsidR="007578F6" w:rsidDel="00F61455">
          <w:rPr>
            <w:rFonts w:eastAsia="Times New Roman" w:cstheme="minorHAnsi"/>
            <w:color w:val="2F5496" w:themeColor="accent1" w:themeShade="BF"/>
            <w:sz w:val="23"/>
            <w:szCs w:val="23"/>
          </w:rPr>
          <w:delText>scop</w:delText>
        </w:r>
        <w:r w:rsidR="00151193" w:rsidDel="00F61455">
          <w:rPr>
            <w:rFonts w:eastAsia="Times New Roman" w:cstheme="minorHAnsi"/>
            <w:color w:val="2F5496" w:themeColor="accent1" w:themeShade="BF"/>
            <w:sz w:val="23"/>
            <w:szCs w:val="23"/>
          </w:rPr>
          <w:delText xml:space="preserve"> </w:delText>
        </w:r>
      </w:del>
      <w:r w:rsidR="00151193">
        <w:rPr>
          <w:rFonts w:eastAsia="Times New Roman" w:cstheme="minorHAnsi"/>
          <w:color w:val="2F5496" w:themeColor="accent1" w:themeShade="BF"/>
          <w:sz w:val="23"/>
          <w:szCs w:val="23"/>
        </w:rPr>
        <w:t xml:space="preserve">to </w:t>
      </w:r>
      <w:del w:id="5" w:author="Brett Bryan" w:date="2022-05-02T09:05:00Z">
        <w:r w:rsidR="00F75505" w:rsidDel="00F61455">
          <w:rPr>
            <w:rFonts w:eastAsia="Times New Roman" w:cstheme="minorHAnsi"/>
            <w:color w:val="2F5496" w:themeColor="accent1" w:themeShade="BF"/>
            <w:sz w:val="23"/>
            <w:szCs w:val="23"/>
          </w:rPr>
          <w:delText>compose</w:delText>
        </w:r>
        <w:r w:rsidR="00686AF4" w:rsidDel="00F61455">
          <w:rPr>
            <w:rFonts w:eastAsia="Times New Roman" w:cstheme="minorHAnsi"/>
            <w:color w:val="2F5496" w:themeColor="accent1" w:themeShade="BF"/>
            <w:sz w:val="23"/>
            <w:szCs w:val="23"/>
          </w:rPr>
          <w:delText xml:space="preserve"> </w:delText>
        </w:r>
      </w:del>
      <w:ins w:id="6" w:author="Brett Bryan" w:date="2022-05-02T09:05:00Z">
        <w:r w:rsidR="00F61455">
          <w:rPr>
            <w:rFonts w:eastAsia="Times New Roman" w:cstheme="minorHAnsi"/>
            <w:color w:val="2F5496" w:themeColor="accent1" w:themeShade="BF"/>
            <w:sz w:val="23"/>
            <w:szCs w:val="23"/>
          </w:rPr>
          <w:t xml:space="preserve">translate </w:t>
        </w:r>
      </w:ins>
      <w:r w:rsidR="00686AF4">
        <w:rPr>
          <w:rFonts w:eastAsia="Times New Roman" w:cstheme="minorHAnsi"/>
          <w:color w:val="2F5496" w:themeColor="accent1" w:themeShade="BF"/>
          <w:sz w:val="23"/>
          <w:szCs w:val="23"/>
        </w:rPr>
        <w:t xml:space="preserve">driving factors </w:t>
      </w:r>
      <w:r w:rsidR="00F75505">
        <w:rPr>
          <w:rFonts w:eastAsia="Times New Roman" w:cstheme="minorHAnsi"/>
          <w:color w:val="2F5496" w:themeColor="accent1" w:themeShade="BF"/>
          <w:sz w:val="23"/>
          <w:szCs w:val="23"/>
        </w:rPr>
        <w:t>into transition rules.</w:t>
      </w:r>
    </w:p>
    <w:p w14:paraId="33091394" w14:textId="70F24AF0" w:rsidR="000C7074" w:rsidRPr="000B360E" w:rsidRDefault="000C7074" w:rsidP="00DE3B54">
      <w:pPr>
        <w:spacing w:line="276" w:lineRule="auto"/>
        <w:ind w:left="567"/>
        <w:rPr>
          <w:rFonts w:eastAsia="Times New Roman" w:cstheme="minorHAnsi"/>
          <w:color w:val="2F5496" w:themeColor="accent1" w:themeShade="BF"/>
          <w:sz w:val="23"/>
          <w:szCs w:val="23"/>
        </w:rPr>
      </w:pPr>
      <w:del w:id="7" w:author="Brett Bryan" w:date="2022-05-02T09:05:00Z">
        <w:r w:rsidDel="006B7EC4">
          <w:rPr>
            <w:rFonts w:eastAsia="Times New Roman" w:cstheme="minorHAnsi"/>
            <w:color w:val="2F5496" w:themeColor="accent1" w:themeShade="BF"/>
            <w:sz w:val="23"/>
            <w:szCs w:val="23"/>
          </w:rPr>
          <w:delText>That be</w:delText>
        </w:r>
        <w:r w:rsidR="004F5B3F" w:rsidDel="006B7EC4">
          <w:rPr>
            <w:rFonts w:eastAsia="Times New Roman" w:cstheme="minorHAnsi"/>
            <w:color w:val="2F5496" w:themeColor="accent1" w:themeShade="BF"/>
            <w:sz w:val="23"/>
            <w:szCs w:val="23"/>
          </w:rPr>
          <w:delText>ing</w:delText>
        </w:r>
        <w:r w:rsidDel="006B7EC4">
          <w:rPr>
            <w:rFonts w:eastAsia="Times New Roman" w:cstheme="minorHAnsi"/>
            <w:color w:val="2F5496" w:themeColor="accent1" w:themeShade="BF"/>
            <w:sz w:val="23"/>
            <w:szCs w:val="23"/>
          </w:rPr>
          <w:delText xml:space="preserve"> said,</w:delText>
        </w:r>
        <w:r w:rsidR="00181ED2" w:rsidDel="006B7EC4">
          <w:rPr>
            <w:rFonts w:eastAsia="Times New Roman" w:cstheme="minorHAnsi"/>
            <w:color w:val="2F5496" w:themeColor="accent1" w:themeShade="BF"/>
            <w:sz w:val="23"/>
            <w:szCs w:val="23"/>
          </w:rPr>
          <w:delText xml:space="preserve"> t</w:delText>
        </w:r>
      </w:del>
      <w:ins w:id="8" w:author="Brett Bryan" w:date="2022-05-02T09:05:00Z">
        <w:r w:rsidR="006B7EC4">
          <w:rPr>
            <w:rFonts w:eastAsia="Times New Roman" w:cstheme="minorHAnsi"/>
            <w:color w:val="2F5496" w:themeColor="accent1" w:themeShade="BF"/>
            <w:sz w:val="23"/>
            <w:szCs w:val="23"/>
          </w:rPr>
          <w:t>T</w:t>
        </w:r>
      </w:ins>
      <w:r w:rsidR="00181ED2">
        <w:rPr>
          <w:rFonts w:eastAsia="Times New Roman" w:cstheme="minorHAnsi"/>
          <w:color w:val="2F5496" w:themeColor="accent1" w:themeShade="BF"/>
          <w:sz w:val="23"/>
          <w:szCs w:val="23"/>
        </w:rPr>
        <w:t xml:space="preserve">he U-Net itself is </w:t>
      </w:r>
      <w:del w:id="9" w:author="Brett Bryan" w:date="2022-05-02T09:05:00Z">
        <w:r w:rsidR="00181ED2" w:rsidDel="006B7EC4">
          <w:rPr>
            <w:rFonts w:eastAsia="Times New Roman" w:cstheme="minorHAnsi"/>
            <w:color w:val="2F5496" w:themeColor="accent1" w:themeShade="BF"/>
            <w:sz w:val="23"/>
            <w:szCs w:val="23"/>
          </w:rPr>
          <w:delText>not a</w:delText>
        </w:r>
        <w:r w:rsidR="009A537C" w:rsidDel="006B7EC4">
          <w:rPr>
            <w:rFonts w:eastAsia="Times New Roman" w:cstheme="minorHAnsi"/>
            <w:color w:val="2F5496" w:themeColor="accent1" w:themeShade="BF"/>
            <w:sz w:val="23"/>
            <w:szCs w:val="23"/>
          </w:rPr>
          <w:delText xml:space="preserve">n innovative </w:delText>
        </w:r>
      </w:del>
      <w:ins w:id="10" w:author="Brett Bryan" w:date="2022-05-02T09:05:00Z">
        <w:r w:rsidR="006B7EC4">
          <w:rPr>
            <w:rFonts w:eastAsia="Times New Roman" w:cstheme="minorHAnsi"/>
            <w:color w:val="2F5496" w:themeColor="accent1" w:themeShade="BF"/>
            <w:sz w:val="23"/>
            <w:szCs w:val="23"/>
          </w:rPr>
          <w:t xml:space="preserve">a new </w:t>
        </w:r>
      </w:ins>
      <w:r w:rsidR="009A537C">
        <w:rPr>
          <w:rFonts w:eastAsia="Times New Roman" w:cstheme="minorHAnsi"/>
          <w:color w:val="2F5496" w:themeColor="accent1" w:themeShade="BF"/>
          <w:sz w:val="23"/>
          <w:szCs w:val="23"/>
        </w:rPr>
        <w:t>architecture</w:t>
      </w:r>
      <w:r w:rsidR="00004858">
        <w:rPr>
          <w:rFonts w:eastAsia="Times New Roman" w:cstheme="minorHAnsi"/>
          <w:color w:val="2F5496" w:themeColor="accent1" w:themeShade="BF"/>
          <w:sz w:val="23"/>
          <w:szCs w:val="23"/>
        </w:rPr>
        <w:t xml:space="preserve"> </w:t>
      </w:r>
      <w:del w:id="11" w:author="Brett Bryan" w:date="2022-05-02T09:05:00Z">
        <w:r w:rsidR="00004858" w:rsidDel="006B7EC4">
          <w:rPr>
            <w:rFonts w:eastAsia="Times New Roman" w:cstheme="minorHAnsi"/>
            <w:color w:val="2F5496" w:themeColor="accent1" w:themeShade="BF"/>
            <w:sz w:val="23"/>
            <w:szCs w:val="23"/>
          </w:rPr>
          <w:delText>(cutting-edge perspective)</w:delText>
        </w:r>
        <w:r w:rsidR="009A537C" w:rsidDel="006B7EC4">
          <w:rPr>
            <w:rFonts w:eastAsia="Times New Roman" w:cstheme="minorHAnsi"/>
            <w:color w:val="2F5496" w:themeColor="accent1" w:themeShade="BF"/>
            <w:sz w:val="23"/>
            <w:szCs w:val="23"/>
          </w:rPr>
          <w:delText xml:space="preserve"> </w:delText>
        </w:r>
      </w:del>
      <w:r w:rsidR="009A537C">
        <w:rPr>
          <w:rFonts w:eastAsia="Times New Roman" w:cstheme="minorHAnsi"/>
          <w:color w:val="2F5496" w:themeColor="accent1" w:themeShade="BF"/>
          <w:sz w:val="23"/>
          <w:szCs w:val="23"/>
        </w:rPr>
        <w:t xml:space="preserve">in </w:t>
      </w:r>
      <w:r w:rsidR="004F5B3F">
        <w:rPr>
          <w:rFonts w:eastAsia="Times New Roman" w:cstheme="minorHAnsi"/>
          <w:color w:val="2F5496" w:themeColor="accent1" w:themeShade="BF"/>
          <w:sz w:val="23"/>
          <w:szCs w:val="23"/>
        </w:rPr>
        <w:t xml:space="preserve">the </w:t>
      </w:r>
      <w:r w:rsidR="009A537C">
        <w:rPr>
          <w:rFonts w:eastAsia="Times New Roman" w:cstheme="minorHAnsi"/>
          <w:color w:val="2F5496" w:themeColor="accent1" w:themeShade="BF"/>
          <w:sz w:val="23"/>
          <w:szCs w:val="23"/>
        </w:rPr>
        <w:t>deep learning field</w:t>
      </w:r>
      <w:ins w:id="12" w:author="Brett Bryan" w:date="2022-05-02T09:06:00Z">
        <w:r w:rsidR="00475538">
          <w:rPr>
            <w:rFonts w:eastAsia="Times New Roman" w:cstheme="minorHAnsi"/>
            <w:color w:val="2F5496" w:themeColor="accent1" w:themeShade="BF"/>
            <w:sz w:val="23"/>
            <w:szCs w:val="23"/>
          </w:rPr>
          <w:t xml:space="preserve"> and while it has been applied across several fields, it is still an emerging technology</w:t>
        </w:r>
      </w:ins>
      <w:r w:rsidR="009A537C">
        <w:rPr>
          <w:rFonts w:eastAsia="Times New Roman" w:cstheme="minorHAnsi"/>
          <w:color w:val="2F5496" w:themeColor="accent1" w:themeShade="BF"/>
          <w:sz w:val="23"/>
          <w:szCs w:val="23"/>
        </w:rPr>
        <w:t>.</w:t>
      </w:r>
      <w:r w:rsidR="00E47E99">
        <w:rPr>
          <w:rFonts w:eastAsia="Times New Roman" w:cstheme="minorHAnsi"/>
          <w:color w:val="2F5496" w:themeColor="accent1" w:themeShade="BF"/>
          <w:sz w:val="23"/>
          <w:szCs w:val="23"/>
        </w:rPr>
        <w:t xml:space="preserve"> </w:t>
      </w:r>
      <w:del w:id="13" w:author="Brett Bryan" w:date="2022-05-02T09:06:00Z">
        <w:r w:rsidR="00E47E99" w:rsidDel="00475538">
          <w:rPr>
            <w:rFonts w:eastAsia="Times New Roman" w:cstheme="minorHAnsi"/>
            <w:color w:val="2F5496" w:themeColor="accent1" w:themeShade="BF"/>
            <w:sz w:val="23"/>
            <w:szCs w:val="23"/>
          </w:rPr>
          <w:delText>So, w</w:delText>
        </w:r>
      </w:del>
      <w:ins w:id="14" w:author="Brett Bryan" w:date="2022-05-02T09:06:00Z">
        <w:r w:rsidR="00475538">
          <w:rPr>
            <w:rFonts w:eastAsia="Times New Roman" w:cstheme="minorHAnsi"/>
            <w:color w:val="2F5496" w:themeColor="accent1" w:themeShade="BF"/>
            <w:sz w:val="23"/>
            <w:szCs w:val="23"/>
          </w:rPr>
          <w:t>W</w:t>
        </w:r>
      </w:ins>
      <w:r w:rsidR="00E47E99">
        <w:rPr>
          <w:rFonts w:eastAsia="Times New Roman" w:cstheme="minorHAnsi"/>
          <w:color w:val="2F5496" w:themeColor="accent1" w:themeShade="BF"/>
          <w:sz w:val="23"/>
          <w:szCs w:val="23"/>
        </w:rPr>
        <w:t xml:space="preserve">e </w:t>
      </w:r>
      <w:r w:rsidR="002F3055">
        <w:rPr>
          <w:rFonts w:eastAsia="Times New Roman" w:cstheme="minorHAnsi"/>
          <w:color w:val="2F5496" w:themeColor="accent1" w:themeShade="BF"/>
          <w:sz w:val="23"/>
          <w:szCs w:val="23"/>
        </w:rPr>
        <w:t xml:space="preserve">focus the </w:t>
      </w:r>
      <w:r w:rsidR="009C302B">
        <w:rPr>
          <w:rFonts w:eastAsia="Times New Roman" w:cstheme="minorHAnsi"/>
          <w:color w:val="2F5496" w:themeColor="accent1" w:themeShade="BF"/>
          <w:sz w:val="23"/>
          <w:szCs w:val="23"/>
        </w:rPr>
        <w:t xml:space="preserve">innovation </w:t>
      </w:r>
      <w:del w:id="15" w:author="Brett Bryan" w:date="2022-05-02T09:06:00Z">
        <w:r w:rsidR="009C302B" w:rsidDel="002E1AA3">
          <w:rPr>
            <w:rFonts w:eastAsia="Times New Roman" w:cstheme="minorHAnsi"/>
            <w:color w:val="2F5496" w:themeColor="accent1" w:themeShade="BF"/>
            <w:sz w:val="23"/>
            <w:szCs w:val="23"/>
          </w:rPr>
          <w:delText xml:space="preserve">of U-Net </w:delText>
        </w:r>
      </w:del>
      <w:r w:rsidR="009C302B">
        <w:rPr>
          <w:rFonts w:eastAsia="Times New Roman" w:cstheme="minorHAnsi"/>
          <w:color w:val="2F5496" w:themeColor="accent1" w:themeShade="BF"/>
          <w:sz w:val="23"/>
          <w:szCs w:val="23"/>
        </w:rPr>
        <w:t xml:space="preserve">on </w:t>
      </w:r>
      <w:del w:id="16" w:author="Brett Bryan" w:date="2022-05-02T09:07:00Z">
        <w:r w:rsidR="009C302B" w:rsidDel="002E1AA3">
          <w:rPr>
            <w:rFonts w:eastAsia="Times New Roman" w:cstheme="minorHAnsi"/>
            <w:color w:val="2F5496" w:themeColor="accent1" w:themeShade="BF"/>
            <w:sz w:val="23"/>
            <w:szCs w:val="23"/>
          </w:rPr>
          <w:delText xml:space="preserve">how </w:delText>
        </w:r>
      </w:del>
      <w:ins w:id="17" w:author="Brett Bryan" w:date="2022-05-02T09:07:00Z">
        <w:r w:rsidR="002E1AA3">
          <w:rPr>
            <w:rFonts w:eastAsia="Times New Roman" w:cstheme="minorHAnsi"/>
            <w:color w:val="2F5496" w:themeColor="accent1" w:themeShade="BF"/>
            <w:sz w:val="23"/>
            <w:szCs w:val="23"/>
          </w:rPr>
          <w:t xml:space="preserve">the application of </w:t>
        </w:r>
      </w:ins>
      <w:ins w:id="18" w:author="Brett Bryan" w:date="2022-05-02T09:06:00Z">
        <w:r w:rsidR="002E1AA3">
          <w:rPr>
            <w:rFonts w:eastAsia="Times New Roman" w:cstheme="minorHAnsi"/>
            <w:color w:val="2F5496" w:themeColor="accent1" w:themeShade="BF"/>
            <w:sz w:val="23"/>
            <w:szCs w:val="23"/>
          </w:rPr>
          <w:t xml:space="preserve">U-Net </w:t>
        </w:r>
      </w:ins>
      <w:del w:id="19" w:author="Brett Bryan" w:date="2022-05-02T09:06:00Z">
        <w:r w:rsidR="00FE7BFA" w:rsidDel="002E1AA3">
          <w:rPr>
            <w:rFonts w:eastAsia="Times New Roman" w:cstheme="minorHAnsi"/>
            <w:color w:val="2F5496" w:themeColor="accent1" w:themeShade="BF"/>
            <w:sz w:val="23"/>
            <w:szCs w:val="23"/>
          </w:rPr>
          <w:delText xml:space="preserve">it </w:delText>
        </w:r>
        <w:r w:rsidR="009C302B" w:rsidDel="002E1AA3">
          <w:rPr>
            <w:rFonts w:eastAsia="Times New Roman" w:cstheme="minorHAnsi"/>
            <w:color w:val="2F5496" w:themeColor="accent1" w:themeShade="BF"/>
            <w:sz w:val="23"/>
            <w:szCs w:val="23"/>
          </w:rPr>
          <w:delText xml:space="preserve">could </w:delText>
        </w:r>
      </w:del>
      <w:del w:id="20" w:author="Brett Bryan" w:date="2022-05-02T09:07:00Z">
        <w:r w:rsidR="001218F6" w:rsidDel="002E1AA3">
          <w:rPr>
            <w:rFonts w:eastAsia="Times New Roman" w:cstheme="minorHAnsi"/>
            <w:color w:val="2F5496" w:themeColor="accent1" w:themeShade="BF"/>
            <w:sz w:val="23"/>
            <w:szCs w:val="23"/>
          </w:rPr>
          <w:delText xml:space="preserve">add up </w:delText>
        </w:r>
      </w:del>
      <w:r w:rsidR="001218F6">
        <w:rPr>
          <w:rFonts w:eastAsia="Times New Roman" w:cstheme="minorHAnsi"/>
          <w:color w:val="2F5496" w:themeColor="accent1" w:themeShade="BF"/>
          <w:sz w:val="23"/>
          <w:szCs w:val="23"/>
        </w:rPr>
        <w:t>to</w:t>
      </w:r>
      <w:r w:rsidR="00BE246C">
        <w:rPr>
          <w:rFonts w:eastAsia="Times New Roman" w:cstheme="minorHAnsi"/>
          <w:color w:val="2F5496" w:themeColor="accent1" w:themeShade="BF"/>
          <w:sz w:val="23"/>
          <w:szCs w:val="23"/>
        </w:rPr>
        <w:t xml:space="preserve"> </w:t>
      </w:r>
      <w:ins w:id="21" w:author="Brett Bryan" w:date="2022-05-02T09:07:00Z">
        <w:r w:rsidR="002E1AA3">
          <w:rPr>
            <w:rFonts w:eastAsia="Times New Roman" w:cstheme="minorHAnsi"/>
            <w:color w:val="2F5496" w:themeColor="accent1" w:themeShade="BF"/>
            <w:sz w:val="23"/>
            <w:szCs w:val="23"/>
          </w:rPr>
          <w:t xml:space="preserve">the </w:t>
        </w:r>
      </w:ins>
      <w:del w:id="22" w:author="Brett Bryan" w:date="2022-05-02T09:07:00Z">
        <w:r w:rsidR="00BE246C" w:rsidDel="002E1AA3">
          <w:rPr>
            <w:rFonts w:eastAsia="Times New Roman" w:cstheme="minorHAnsi"/>
            <w:color w:val="2F5496" w:themeColor="accent1" w:themeShade="BF"/>
            <w:sz w:val="23"/>
            <w:szCs w:val="23"/>
          </w:rPr>
          <w:delText>the</w:delText>
        </w:r>
        <w:r w:rsidR="001218F6" w:rsidDel="002E1AA3">
          <w:rPr>
            <w:rFonts w:eastAsia="Times New Roman" w:cstheme="minorHAnsi"/>
            <w:color w:val="2F5496" w:themeColor="accent1" w:themeShade="BF"/>
            <w:sz w:val="23"/>
            <w:szCs w:val="23"/>
          </w:rPr>
          <w:delText xml:space="preserve"> current CA-</w:delText>
        </w:r>
      </w:del>
      <w:r w:rsidR="001218F6">
        <w:rPr>
          <w:rFonts w:eastAsia="Times New Roman" w:cstheme="minorHAnsi"/>
          <w:color w:val="2F5496" w:themeColor="accent1" w:themeShade="BF"/>
          <w:sz w:val="23"/>
          <w:szCs w:val="23"/>
        </w:rPr>
        <w:t>mainstream</w:t>
      </w:r>
      <w:del w:id="23" w:author="Brett Bryan" w:date="2022-05-02T09:07:00Z">
        <w:r w:rsidR="001218F6" w:rsidDel="002E1AA3">
          <w:rPr>
            <w:rFonts w:eastAsia="Times New Roman" w:cstheme="minorHAnsi"/>
            <w:color w:val="2F5496" w:themeColor="accent1" w:themeShade="BF"/>
            <w:sz w:val="23"/>
            <w:szCs w:val="23"/>
          </w:rPr>
          <w:delText>ed</w:delText>
        </w:r>
      </w:del>
      <w:r w:rsidR="001218F6">
        <w:rPr>
          <w:rFonts w:eastAsia="Times New Roman" w:cstheme="minorHAnsi"/>
          <w:color w:val="2F5496" w:themeColor="accent1" w:themeShade="BF"/>
          <w:sz w:val="23"/>
          <w:szCs w:val="23"/>
        </w:rPr>
        <w:t xml:space="preserve"> </w:t>
      </w:r>
      <w:r w:rsidR="004E3574">
        <w:rPr>
          <w:rFonts w:eastAsia="Times New Roman" w:cstheme="minorHAnsi"/>
          <w:color w:val="2F5496" w:themeColor="accent1" w:themeShade="BF"/>
          <w:sz w:val="23"/>
          <w:szCs w:val="23"/>
        </w:rPr>
        <w:t>urban simulation</w:t>
      </w:r>
      <w:ins w:id="24" w:author="Brett Bryan" w:date="2022-05-02T09:07:00Z">
        <w:r w:rsidR="002E1AA3">
          <w:rPr>
            <w:rFonts w:eastAsia="Times New Roman" w:cstheme="minorHAnsi"/>
            <w:color w:val="2F5496" w:themeColor="accent1" w:themeShade="BF"/>
            <w:sz w:val="23"/>
            <w:szCs w:val="23"/>
          </w:rPr>
          <w:t xml:space="preserve"> field which is currently dominated by CA-based methods</w:t>
        </w:r>
        <w:r w:rsidR="003D5A85">
          <w:rPr>
            <w:rFonts w:eastAsia="Times New Roman" w:cstheme="minorHAnsi"/>
            <w:color w:val="2F5496" w:themeColor="accent1" w:themeShade="BF"/>
            <w:sz w:val="23"/>
            <w:szCs w:val="23"/>
          </w:rPr>
          <w:t>, with its advantages being</w:t>
        </w:r>
      </w:ins>
      <w:del w:id="25" w:author="Brett Bryan" w:date="2022-05-02T09:07:00Z">
        <w:r w:rsidR="004E3574" w:rsidDel="002E1AA3">
          <w:rPr>
            <w:rFonts w:eastAsia="Times New Roman" w:cstheme="minorHAnsi"/>
            <w:color w:val="2F5496" w:themeColor="accent1" w:themeShade="BF"/>
            <w:sz w:val="23"/>
            <w:szCs w:val="23"/>
          </w:rPr>
          <w:delText xml:space="preserve"> </w:delText>
        </w:r>
        <w:r w:rsidR="007818A0" w:rsidDel="002E1AA3">
          <w:rPr>
            <w:rFonts w:eastAsia="Times New Roman" w:cstheme="minorHAnsi"/>
            <w:color w:val="2F5496" w:themeColor="accent1" w:themeShade="BF"/>
            <w:sz w:val="23"/>
            <w:szCs w:val="23"/>
          </w:rPr>
          <w:delText>study</w:delText>
        </w:r>
      </w:del>
      <w:r w:rsidR="00562F30">
        <w:rPr>
          <w:rFonts w:eastAsia="Times New Roman" w:cstheme="minorHAnsi"/>
          <w:color w:val="2F5496" w:themeColor="accent1" w:themeShade="BF"/>
          <w:sz w:val="23"/>
          <w:szCs w:val="23"/>
        </w:rPr>
        <w:t xml:space="preserve">: </w:t>
      </w:r>
      <w:r w:rsidR="00043616">
        <w:rPr>
          <w:rFonts w:eastAsia="Times New Roman" w:cstheme="minorHAnsi"/>
          <w:color w:val="2F5496" w:themeColor="accent1" w:themeShade="BF"/>
          <w:sz w:val="23"/>
          <w:szCs w:val="23"/>
        </w:rPr>
        <w:t xml:space="preserve">1) automated </w:t>
      </w:r>
      <w:del w:id="26" w:author="Brett Bryan" w:date="2022-05-02T09:08:00Z">
        <w:r w:rsidR="00043616" w:rsidDel="003D5A85">
          <w:rPr>
            <w:rFonts w:eastAsia="Times New Roman" w:cstheme="minorHAnsi"/>
            <w:color w:val="2F5496" w:themeColor="accent1" w:themeShade="BF"/>
            <w:sz w:val="23"/>
            <w:szCs w:val="23"/>
          </w:rPr>
          <w:delText xml:space="preserve">to </w:delText>
        </w:r>
      </w:del>
      <w:r w:rsidR="00043616">
        <w:rPr>
          <w:rFonts w:eastAsia="Times New Roman" w:cstheme="minorHAnsi"/>
          <w:color w:val="2F5496" w:themeColor="accent1" w:themeShade="BF"/>
          <w:sz w:val="23"/>
          <w:szCs w:val="23"/>
        </w:rPr>
        <w:t>extract</w:t>
      </w:r>
      <w:ins w:id="27" w:author="Brett Bryan" w:date="2022-05-02T09:08:00Z">
        <w:r w:rsidR="003D5A85">
          <w:rPr>
            <w:rFonts w:eastAsia="Times New Roman" w:cstheme="minorHAnsi"/>
            <w:color w:val="2F5496" w:themeColor="accent1" w:themeShade="BF"/>
            <w:sz w:val="23"/>
            <w:szCs w:val="23"/>
          </w:rPr>
          <w:t>ion of</w:t>
        </w:r>
      </w:ins>
      <w:r w:rsidR="00043616">
        <w:rPr>
          <w:rFonts w:eastAsia="Times New Roman" w:cstheme="minorHAnsi"/>
          <w:color w:val="2F5496" w:themeColor="accent1" w:themeShade="BF"/>
          <w:sz w:val="23"/>
          <w:szCs w:val="23"/>
        </w:rPr>
        <w:t xml:space="preserve"> </w:t>
      </w:r>
      <w:r w:rsidR="002C7BF0" w:rsidRPr="003F6F74">
        <w:rPr>
          <w:rFonts w:eastAsia="Times New Roman" w:cstheme="minorHAnsi"/>
          <w:color w:val="2F5496" w:themeColor="accent1" w:themeShade="BF"/>
          <w:sz w:val="23"/>
          <w:szCs w:val="23"/>
        </w:rPr>
        <w:t xml:space="preserve">the </w:t>
      </w:r>
      <w:r w:rsidR="003F6F74" w:rsidRPr="003F6F74">
        <w:rPr>
          <w:rFonts w:eastAsia="Times New Roman" w:cstheme="minorHAnsi"/>
          <w:color w:val="2F5496" w:themeColor="accent1" w:themeShade="BF"/>
          <w:sz w:val="23"/>
          <w:szCs w:val="23"/>
        </w:rPr>
        <w:t>optimum</w:t>
      </w:r>
      <w:r w:rsidR="002C7BF0" w:rsidRPr="003F6F74">
        <w:rPr>
          <w:rFonts w:eastAsia="Times New Roman" w:cstheme="minorHAnsi"/>
          <w:color w:val="2F5496" w:themeColor="accent1" w:themeShade="BF"/>
          <w:sz w:val="23"/>
          <w:szCs w:val="23"/>
        </w:rPr>
        <w:t xml:space="preserve"> </w:t>
      </w:r>
      <w:r w:rsidR="00043616">
        <w:rPr>
          <w:rFonts w:eastAsia="Times New Roman" w:cstheme="minorHAnsi"/>
          <w:color w:val="2F5496" w:themeColor="accent1" w:themeShade="BF"/>
          <w:sz w:val="23"/>
          <w:szCs w:val="23"/>
        </w:rPr>
        <w:t>transition rules and 2)</w:t>
      </w:r>
      <w:r w:rsidR="00224217">
        <w:rPr>
          <w:rFonts w:eastAsia="Times New Roman" w:cstheme="minorHAnsi"/>
          <w:color w:val="2F5496" w:themeColor="accent1" w:themeShade="BF"/>
          <w:sz w:val="23"/>
          <w:szCs w:val="23"/>
        </w:rPr>
        <w:t xml:space="preserve"> </w:t>
      </w:r>
      <w:del w:id="28" w:author="Brett Bryan" w:date="2022-05-02T09:08:00Z">
        <w:r w:rsidR="00224217" w:rsidDel="00B05163">
          <w:rPr>
            <w:rFonts w:eastAsia="Times New Roman" w:cstheme="minorHAnsi"/>
            <w:color w:val="2F5496" w:themeColor="accent1" w:themeShade="BF"/>
            <w:sz w:val="23"/>
            <w:szCs w:val="23"/>
          </w:rPr>
          <w:delText>extract large scale</w:delText>
        </w:r>
        <w:r w:rsidR="00D82E2C" w:rsidDel="00B05163">
          <w:rPr>
            <w:rFonts w:eastAsia="Times New Roman" w:cstheme="minorHAnsi"/>
            <w:color w:val="2F5496" w:themeColor="accent1" w:themeShade="BF"/>
            <w:sz w:val="23"/>
            <w:szCs w:val="23"/>
          </w:rPr>
          <w:delText xml:space="preserve"> (256 * 256 pixels </w:delText>
        </w:r>
        <w:r w:rsidR="005D42D2" w:rsidDel="00B05163">
          <w:rPr>
            <w:rFonts w:eastAsia="Times New Roman" w:cstheme="minorHAnsi"/>
            <w:color w:val="2F5496" w:themeColor="accent1" w:themeShade="BF"/>
            <w:sz w:val="23"/>
            <w:szCs w:val="23"/>
          </w:rPr>
          <w:delText xml:space="preserve">window </w:delText>
        </w:r>
        <w:r w:rsidR="00D82E2C" w:rsidDel="00B05163">
          <w:rPr>
            <w:rFonts w:eastAsia="Times New Roman" w:cstheme="minorHAnsi"/>
            <w:color w:val="2F5496" w:themeColor="accent1" w:themeShade="BF"/>
            <w:sz w:val="23"/>
            <w:szCs w:val="23"/>
          </w:rPr>
          <w:delText>compar</w:delText>
        </w:r>
        <w:r w:rsidR="004F5B3F" w:rsidDel="00B05163">
          <w:rPr>
            <w:rFonts w:eastAsia="Times New Roman" w:cstheme="minorHAnsi"/>
            <w:color w:val="2F5496" w:themeColor="accent1" w:themeShade="BF"/>
            <w:sz w:val="23"/>
            <w:szCs w:val="23"/>
          </w:rPr>
          <w:delText>ed</w:delText>
        </w:r>
        <w:r w:rsidR="00D82E2C" w:rsidDel="00B05163">
          <w:rPr>
            <w:rFonts w:eastAsia="Times New Roman" w:cstheme="minorHAnsi"/>
            <w:color w:val="2F5496" w:themeColor="accent1" w:themeShade="BF"/>
            <w:sz w:val="23"/>
            <w:szCs w:val="23"/>
          </w:rPr>
          <w:delText xml:space="preserve"> to ~ 10*10</w:delText>
        </w:r>
        <w:r w:rsidR="005D42D2" w:rsidDel="00B05163">
          <w:rPr>
            <w:rFonts w:eastAsia="Times New Roman" w:cstheme="minorHAnsi"/>
            <w:color w:val="2F5496" w:themeColor="accent1" w:themeShade="BF"/>
            <w:sz w:val="23"/>
            <w:szCs w:val="23"/>
          </w:rPr>
          <w:delText xml:space="preserve"> window of CA models</w:delText>
        </w:r>
        <w:r w:rsidR="00D82E2C" w:rsidDel="00B05163">
          <w:rPr>
            <w:rFonts w:eastAsia="Times New Roman" w:cstheme="minorHAnsi"/>
            <w:color w:val="2F5496" w:themeColor="accent1" w:themeShade="BF"/>
            <w:sz w:val="23"/>
            <w:szCs w:val="23"/>
          </w:rPr>
          <w:delText>)</w:delText>
        </w:r>
        <w:r w:rsidR="005D42D2" w:rsidDel="00B05163">
          <w:rPr>
            <w:rFonts w:eastAsia="Times New Roman" w:cstheme="minorHAnsi"/>
            <w:color w:val="2F5496" w:themeColor="accent1" w:themeShade="BF"/>
            <w:sz w:val="23"/>
            <w:szCs w:val="23"/>
          </w:rPr>
          <w:delText xml:space="preserve"> </w:delText>
        </w:r>
      </w:del>
      <w:ins w:id="29" w:author="Brett Bryan" w:date="2022-05-02T09:08:00Z">
        <w:r w:rsidR="00B05163">
          <w:rPr>
            <w:rFonts w:eastAsia="Times New Roman" w:cstheme="minorHAnsi"/>
            <w:color w:val="2F5496" w:themeColor="accent1" w:themeShade="BF"/>
            <w:sz w:val="23"/>
            <w:szCs w:val="23"/>
          </w:rPr>
          <w:t xml:space="preserve">learning complex spatial </w:t>
        </w:r>
      </w:ins>
      <w:del w:id="30" w:author="Brett Bryan" w:date="2022-05-02T09:08:00Z">
        <w:r w:rsidR="005D42D2" w:rsidDel="00B05163">
          <w:rPr>
            <w:rFonts w:eastAsia="Times New Roman" w:cstheme="minorHAnsi"/>
            <w:color w:val="2F5496" w:themeColor="accent1" w:themeShade="BF"/>
            <w:sz w:val="23"/>
            <w:szCs w:val="23"/>
          </w:rPr>
          <w:delText xml:space="preserve">spatial </w:delText>
        </w:r>
      </w:del>
      <w:r w:rsidR="005D42D2">
        <w:rPr>
          <w:rFonts w:eastAsia="Times New Roman" w:cstheme="minorHAnsi"/>
          <w:color w:val="2F5496" w:themeColor="accent1" w:themeShade="BF"/>
          <w:sz w:val="23"/>
          <w:szCs w:val="23"/>
        </w:rPr>
        <w:t xml:space="preserve">features </w:t>
      </w:r>
      <w:del w:id="31" w:author="Brett Bryan" w:date="2022-05-02T09:08:00Z">
        <w:r w:rsidR="005D42D2" w:rsidDel="00B05163">
          <w:rPr>
            <w:rFonts w:eastAsia="Times New Roman" w:cstheme="minorHAnsi"/>
            <w:color w:val="2F5496" w:themeColor="accent1" w:themeShade="BF"/>
            <w:sz w:val="23"/>
            <w:szCs w:val="23"/>
          </w:rPr>
          <w:delText xml:space="preserve">into </w:delText>
        </w:r>
        <w:r w:rsidR="004F5B3F" w:rsidDel="00B05163">
          <w:rPr>
            <w:rFonts w:eastAsia="Times New Roman" w:cstheme="minorHAnsi"/>
            <w:color w:val="2F5496" w:themeColor="accent1" w:themeShade="BF"/>
            <w:sz w:val="23"/>
            <w:szCs w:val="23"/>
          </w:rPr>
          <w:delText xml:space="preserve">the </w:delText>
        </w:r>
        <w:r w:rsidR="005D42D2" w:rsidDel="00B05163">
          <w:rPr>
            <w:rFonts w:eastAsia="Times New Roman" w:cstheme="minorHAnsi"/>
            <w:color w:val="2F5496" w:themeColor="accent1" w:themeShade="BF"/>
            <w:sz w:val="23"/>
            <w:szCs w:val="23"/>
          </w:rPr>
          <w:delText>simulation</w:delText>
        </w:r>
      </w:del>
      <w:ins w:id="32" w:author="Brett Bryan" w:date="2022-05-02T09:08:00Z">
        <w:r w:rsidR="00B05163">
          <w:rPr>
            <w:rFonts w:eastAsia="Times New Roman" w:cstheme="minorHAnsi"/>
            <w:color w:val="2F5496" w:themeColor="accent1" w:themeShade="BF"/>
            <w:sz w:val="23"/>
            <w:szCs w:val="23"/>
          </w:rPr>
          <w:t>and processes of urban development</w:t>
        </w:r>
      </w:ins>
      <w:r w:rsidR="005D42D2">
        <w:rPr>
          <w:rFonts w:eastAsia="Times New Roman" w:cstheme="minorHAnsi"/>
          <w:color w:val="2F5496" w:themeColor="accent1" w:themeShade="BF"/>
          <w:sz w:val="23"/>
          <w:szCs w:val="23"/>
        </w:rPr>
        <w:t>.</w:t>
      </w:r>
      <w:r w:rsidR="00B63948">
        <w:rPr>
          <w:rFonts w:eastAsia="Times New Roman" w:cstheme="minorHAnsi"/>
          <w:color w:val="2F5496" w:themeColor="accent1" w:themeShade="BF"/>
          <w:sz w:val="23"/>
          <w:szCs w:val="23"/>
        </w:rPr>
        <w:t xml:space="preserve"> </w:t>
      </w:r>
      <w:del w:id="33" w:author="Brett Bryan" w:date="2022-05-02T09:08:00Z">
        <w:r w:rsidR="00B63948" w:rsidRPr="00B63948" w:rsidDel="004D050F">
          <w:rPr>
            <w:rFonts w:eastAsia="Times New Roman" w:cstheme="minorHAnsi" w:hint="eastAsia"/>
            <w:color w:val="2F5496" w:themeColor="accent1" w:themeShade="BF"/>
            <w:sz w:val="23"/>
            <w:szCs w:val="23"/>
          </w:rPr>
          <w:delText>H</w:delText>
        </w:r>
        <w:r w:rsidR="00B63948" w:rsidDel="004D050F">
          <w:rPr>
            <w:rFonts w:eastAsia="Times New Roman" w:cstheme="minorHAnsi"/>
            <w:color w:val="2F5496" w:themeColor="accent1" w:themeShade="BF"/>
            <w:sz w:val="23"/>
            <w:szCs w:val="23"/>
          </w:rPr>
          <w:delText xml:space="preserve">owever, </w:delText>
        </w:r>
        <w:r w:rsidR="00A23793" w:rsidDel="004D050F">
          <w:rPr>
            <w:rFonts w:eastAsia="Times New Roman" w:cstheme="minorHAnsi"/>
            <w:color w:val="2F5496" w:themeColor="accent1" w:themeShade="BF"/>
            <w:sz w:val="23"/>
            <w:szCs w:val="23"/>
          </w:rPr>
          <w:delText xml:space="preserve">it is not appropriate to discuss </w:delText>
        </w:r>
        <w:r w:rsidR="00A23793" w:rsidRPr="000B360E" w:rsidDel="004D050F">
          <w:rPr>
            <w:rFonts w:eastAsia="Times New Roman" w:cstheme="minorHAnsi"/>
            <w:color w:val="2F5496" w:themeColor="accent1" w:themeShade="BF"/>
            <w:sz w:val="23"/>
            <w:szCs w:val="23"/>
          </w:rPr>
          <w:delText>novel methodological contributions</w:delText>
        </w:r>
        <w:r w:rsidR="00A23793" w:rsidDel="004D050F">
          <w:rPr>
            <w:rFonts w:eastAsia="Times New Roman" w:cstheme="minorHAnsi"/>
            <w:color w:val="2F5496" w:themeColor="accent1" w:themeShade="BF"/>
            <w:sz w:val="23"/>
            <w:szCs w:val="23"/>
          </w:rPr>
          <w:delText xml:space="preserve"> in the </w:delText>
        </w:r>
        <w:r w:rsidR="00C1218F" w:rsidDel="004D050F">
          <w:rPr>
            <w:rFonts w:eastAsia="Times New Roman" w:cstheme="minorHAnsi"/>
            <w:color w:val="2F5496" w:themeColor="accent1" w:themeShade="BF"/>
            <w:sz w:val="23"/>
            <w:szCs w:val="23"/>
          </w:rPr>
          <w:delText>methods section</w:delText>
        </w:r>
        <w:r w:rsidR="00303DF6" w:rsidDel="004D050F">
          <w:rPr>
            <w:rFonts w:eastAsia="Times New Roman" w:cstheme="minorHAnsi"/>
            <w:color w:val="2F5496" w:themeColor="accent1" w:themeShade="BF"/>
            <w:sz w:val="23"/>
            <w:szCs w:val="23"/>
          </w:rPr>
          <w:delText xml:space="preserve">. </w:delText>
        </w:r>
      </w:del>
      <w:del w:id="34" w:author="Brett Bryan" w:date="2022-05-02T09:09:00Z">
        <w:r w:rsidR="00303DF6" w:rsidDel="004D050F">
          <w:rPr>
            <w:rFonts w:eastAsia="Times New Roman" w:cstheme="minorHAnsi"/>
            <w:color w:val="2F5496" w:themeColor="accent1" w:themeShade="BF"/>
            <w:sz w:val="23"/>
            <w:szCs w:val="23"/>
          </w:rPr>
          <w:delText>I</w:delText>
        </w:r>
        <w:r w:rsidR="0070063B" w:rsidDel="004D050F">
          <w:rPr>
            <w:rFonts w:eastAsia="Times New Roman" w:cstheme="minorHAnsi"/>
            <w:color w:val="2F5496" w:themeColor="accent1" w:themeShade="BF"/>
            <w:sz w:val="23"/>
            <w:szCs w:val="23"/>
          </w:rPr>
          <w:delText>nstead, w</w:delText>
        </w:r>
      </w:del>
      <w:ins w:id="35" w:author="Brett Bryan" w:date="2022-05-02T09:09:00Z">
        <w:r w:rsidR="004D050F">
          <w:rPr>
            <w:rFonts w:eastAsia="Times New Roman" w:cstheme="minorHAnsi"/>
            <w:color w:val="2F5496" w:themeColor="accent1" w:themeShade="BF"/>
            <w:sz w:val="23"/>
            <w:szCs w:val="23"/>
          </w:rPr>
          <w:t>W</w:t>
        </w:r>
      </w:ins>
      <w:r w:rsidR="00C1218F">
        <w:rPr>
          <w:rFonts w:eastAsia="Times New Roman" w:cstheme="minorHAnsi"/>
          <w:color w:val="2F5496" w:themeColor="accent1" w:themeShade="BF"/>
          <w:sz w:val="23"/>
          <w:szCs w:val="23"/>
        </w:rPr>
        <w:t xml:space="preserve">e </w:t>
      </w:r>
      <w:r w:rsidR="004E5B57">
        <w:rPr>
          <w:rFonts w:eastAsia="Times New Roman" w:cstheme="minorHAnsi"/>
          <w:color w:val="2F5496" w:themeColor="accent1" w:themeShade="BF"/>
          <w:sz w:val="23"/>
          <w:szCs w:val="23"/>
        </w:rPr>
        <w:t>discuss</w:t>
      </w:r>
      <w:del w:id="36" w:author="Brett Bryan" w:date="2022-05-02T09:09:00Z">
        <w:r w:rsidR="004E5B57" w:rsidDel="004D050F">
          <w:rPr>
            <w:rFonts w:eastAsia="Times New Roman" w:cstheme="minorHAnsi"/>
            <w:color w:val="2F5496" w:themeColor="accent1" w:themeShade="BF"/>
            <w:sz w:val="23"/>
            <w:szCs w:val="23"/>
          </w:rPr>
          <w:delText>ed</w:delText>
        </w:r>
      </w:del>
      <w:r w:rsidR="004E5B57">
        <w:rPr>
          <w:rFonts w:eastAsia="Times New Roman" w:cstheme="minorHAnsi"/>
          <w:color w:val="2F5496" w:themeColor="accent1" w:themeShade="BF"/>
          <w:sz w:val="23"/>
          <w:szCs w:val="23"/>
        </w:rPr>
        <w:t xml:space="preserve"> how the U-Net could </w:t>
      </w:r>
      <w:r w:rsidR="00024226">
        <w:rPr>
          <w:rFonts w:eastAsia="Times New Roman" w:cstheme="minorHAnsi"/>
          <w:color w:val="2F5496" w:themeColor="accent1" w:themeShade="BF"/>
          <w:sz w:val="23"/>
          <w:szCs w:val="23"/>
        </w:rPr>
        <w:t>contribute to urban simulation studies in the discussion section (</w:t>
      </w:r>
      <w:r w:rsidR="008A7B78" w:rsidRPr="008A7B78">
        <w:rPr>
          <w:rFonts w:eastAsia="Times New Roman" w:cstheme="minorHAnsi"/>
          <w:color w:val="2F5496" w:themeColor="accent1" w:themeShade="BF"/>
          <w:sz w:val="23"/>
          <w:szCs w:val="23"/>
        </w:rPr>
        <w:t>4.1. Mimicking real-world urban patterns and dynamics</w:t>
      </w:r>
      <w:r w:rsidR="008A7B78">
        <w:rPr>
          <w:rFonts w:eastAsia="Times New Roman" w:cstheme="minorHAnsi"/>
          <w:color w:val="2F5496" w:themeColor="accent1" w:themeShade="BF"/>
          <w:sz w:val="23"/>
          <w:szCs w:val="23"/>
        </w:rPr>
        <w:t xml:space="preserve">, </w:t>
      </w:r>
      <w:r w:rsidR="0000230A">
        <w:rPr>
          <w:rFonts w:eastAsia="Times New Roman" w:cstheme="minorHAnsi"/>
          <w:color w:val="2F5496" w:themeColor="accent1" w:themeShade="BF"/>
          <w:sz w:val="23"/>
          <w:szCs w:val="23"/>
        </w:rPr>
        <w:t xml:space="preserve">and </w:t>
      </w:r>
      <w:r w:rsidR="0000230A" w:rsidRPr="0000230A">
        <w:rPr>
          <w:rFonts w:eastAsia="Times New Roman" w:cstheme="minorHAnsi"/>
          <w:color w:val="2F5496" w:themeColor="accent1" w:themeShade="BF"/>
          <w:sz w:val="23"/>
          <w:szCs w:val="23"/>
        </w:rPr>
        <w:t>4.2. Reducing subjectivity by automatically constructing transition rules</w:t>
      </w:r>
      <w:r w:rsidR="0000230A">
        <w:rPr>
          <w:rFonts w:eastAsia="Times New Roman" w:cstheme="minorHAnsi"/>
          <w:color w:val="2F5496" w:themeColor="accent1" w:themeShade="BF"/>
          <w:sz w:val="23"/>
          <w:szCs w:val="23"/>
        </w:rPr>
        <w:t>)</w:t>
      </w:r>
      <w:r w:rsidR="002674B8">
        <w:rPr>
          <w:rFonts w:eastAsia="Times New Roman" w:cstheme="minorHAnsi"/>
          <w:color w:val="2F5496" w:themeColor="accent1" w:themeShade="BF"/>
          <w:sz w:val="23"/>
          <w:szCs w:val="23"/>
        </w:rPr>
        <w:t xml:space="preserve">. </w:t>
      </w:r>
    </w:p>
    <w:p w14:paraId="37405D15" w14:textId="6141F16A"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Somehow, the conclusions are not well supported by the study results, e.g., "The U-Net model successfully captured neighborhood effects, gravity effects, and linear expansion along transportation routes in the urban dynamics", where "linear expansion along transportation routes" seems to be concluded based on visual inspections of 11 smaller areas.</w:t>
      </w:r>
    </w:p>
    <w:p w14:paraId="1758BCA4" w14:textId="13F9F89C" w:rsidR="009A1B69" w:rsidRDefault="000856D2" w:rsidP="00DE3B54">
      <w:pPr>
        <w:spacing w:line="276" w:lineRule="auto"/>
        <w:ind w:left="567"/>
        <w:rPr>
          <w:rFonts w:eastAsia="Times New Roman" w:cstheme="minorHAnsi"/>
          <w:color w:val="2F5496" w:themeColor="accent1" w:themeShade="BF"/>
          <w:sz w:val="23"/>
          <w:szCs w:val="23"/>
        </w:rPr>
      </w:pPr>
      <w:moveToRangeStart w:id="37" w:author="Brett Bryan" w:date="2022-05-02T09:15:00Z" w:name="move102375367"/>
      <w:moveTo w:id="38" w:author="Brett Bryan" w:date="2022-05-02T09:15:00Z">
        <w:del w:id="39" w:author="Brett Bryan" w:date="2022-05-02T09:15:00Z">
          <w:r w:rsidDel="000856D2">
            <w:rPr>
              <w:rFonts w:eastAsia="Times New Roman" w:cstheme="minorHAnsi"/>
              <w:color w:val="2F5496" w:themeColor="accent1" w:themeShade="BF"/>
              <w:sz w:val="23"/>
              <w:szCs w:val="23"/>
            </w:rPr>
            <w:lastRenderedPageBreak/>
            <w:delText>However, w</w:delText>
          </w:r>
        </w:del>
      </w:moveTo>
      <w:ins w:id="40" w:author="Brett Bryan" w:date="2022-05-02T09:15:00Z">
        <w:r>
          <w:rPr>
            <w:rFonts w:eastAsia="Times New Roman" w:cstheme="minorHAnsi"/>
            <w:color w:val="2F5496" w:themeColor="accent1" w:themeShade="BF"/>
            <w:sz w:val="23"/>
            <w:szCs w:val="23"/>
          </w:rPr>
          <w:t>W</w:t>
        </w:r>
      </w:ins>
      <w:moveTo w:id="41" w:author="Brett Bryan" w:date="2022-05-02T09:15:00Z">
        <w:r>
          <w:rPr>
            <w:rFonts w:eastAsia="Times New Roman" w:cstheme="minorHAnsi"/>
            <w:color w:val="2F5496" w:themeColor="accent1" w:themeShade="BF"/>
            <w:sz w:val="23"/>
            <w:szCs w:val="23"/>
          </w:rPr>
          <w:t xml:space="preserve">e </w:t>
        </w:r>
        <w:del w:id="42" w:author="Brett Bryan" w:date="2022-05-02T09:15:00Z">
          <w:r w:rsidDel="000856D2">
            <w:rPr>
              <w:rFonts w:eastAsia="Times New Roman" w:cstheme="minorHAnsi"/>
              <w:color w:val="2F5496" w:themeColor="accent1" w:themeShade="BF"/>
              <w:sz w:val="23"/>
              <w:szCs w:val="23"/>
            </w:rPr>
            <w:delText xml:space="preserve">still </w:delText>
          </w:r>
        </w:del>
        <w:r>
          <w:rPr>
            <w:rFonts w:eastAsia="Times New Roman" w:cstheme="minorHAnsi"/>
            <w:color w:val="2F5496" w:themeColor="accent1" w:themeShade="BF"/>
            <w:sz w:val="23"/>
            <w:szCs w:val="23"/>
          </w:rPr>
          <w:t xml:space="preserve">computed the </w:t>
        </w:r>
      </w:moveTo>
      <w:ins w:id="43" w:author="Brett Bryan" w:date="2022-05-02T09:16:00Z">
        <w:r>
          <w:rPr>
            <w:rFonts w:eastAsia="Times New Roman" w:cstheme="minorHAnsi"/>
            <w:color w:val="2F5496" w:themeColor="accent1" w:themeShade="BF"/>
            <w:sz w:val="23"/>
            <w:szCs w:val="23"/>
          </w:rPr>
          <w:t xml:space="preserve">patch number and </w:t>
        </w:r>
      </w:ins>
      <w:moveTo w:id="44" w:author="Brett Bryan" w:date="2022-05-02T09:15:00Z">
        <w:r>
          <w:rPr>
            <w:rFonts w:eastAsia="Times New Roman" w:cstheme="minorHAnsi"/>
            <w:color w:val="2F5496" w:themeColor="accent1" w:themeShade="BF"/>
            <w:sz w:val="23"/>
            <w:szCs w:val="23"/>
          </w:rPr>
          <w:t>l</w:t>
        </w:r>
        <w:r w:rsidRPr="007307B5">
          <w:rPr>
            <w:rFonts w:eastAsia="Times New Roman" w:cstheme="minorHAnsi"/>
            <w:color w:val="2F5496" w:themeColor="accent1" w:themeShade="BF"/>
            <w:sz w:val="23"/>
            <w:szCs w:val="23"/>
          </w:rPr>
          <w:t xml:space="preserve">andscape shape index </w:t>
        </w:r>
        <w:del w:id="45" w:author="Brett Bryan" w:date="2022-05-02T09:16:00Z">
          <w:r w:rsidDel="000856D2">
            <w:rPr>
              <w:rFonts w:eastAsia="Times New Roman" w:cstheme="minorHAnsi"/>
              <w:color w:val="2F5496" w:themeColor="accent1" w:themeShade="BF"/>
              <w:sz w:val="23"/>
              <w:szCs w:val="23"/>
            </w:rPr>
            <w:delText xml:space="preserve">for readers so that they comprehend </w:delText>
          </w:r>
        </w:del>
      </w:moveTo>
      <w:ins w:id="46" w:author="Brett Bryan" w:date="2022-05-02T09:16:00Z">
        <w:r>
          <w:rPr>
            <w:rFonts w:eastAsia="Times New Roman" w:cstheme="minorHAnsi"/>
            <w:color w:val="2F5496" w:themeColor="accent1" w:themeShade="BF"/>
            <w:sz w:val="23"/>
            <w:szCs w:val="23"/>
          </w:rPr>
          <w:t xml:space="preserve">to quantitatively assess </w:t>
        </w:r>
      </w:ins>
      <w:moveTo w:id="47" w:author="Brett Bryan" w:date="2022-05-02T09:15:00Z">
        <w:r>
          <w:rPr>
            <w:rFonts w:eastAsia="Times New Roman" w:cstheme="minorHAnsi"/>
            <w:color w:val="2F5496" w:themeColor="accent1" w:themeShade="BF"/>
            <w:sz w:val="23"/>
            <w:szCs w:val="23"/>
          </w:rPr>
          <w:t>the performance of the U-Net simulation</w:t>
        </w:r>
        <w:del w:id="48" w:author="Brett Bryan" w:date="2022-05-02T09:16:00Z">
          <w:r w:rsidDel="00EA1603">
            <w:rPr>
              <w:rFonts w:eastAsia="Times New Roman" w:cstheme="minorHAnsi"/>
              <w:color w:val="2F5496" w:themeColor="accent1" w:themeShade="BF"/>
              <w:sz w:val="23"/>
              <w:szCs w:val="23"/>
            </w:rPr>
            <w:delText xml:space="preserve"> with a basic estimation</w:delText>
          </w:r>
        </w:del>
        <w:r>
          <w:rPr>
            <w:rFonts w:eastAsia="Times New Roman" w:cstheme="minorHAnsi"/>
            <w:color w:val="2F5496" w:themeColor="accent1" w:themeShade="BF"/>
            <w:sz w:val="23"/>
            <w:szCs w:val="23"/>
          </w:rPr>
          <w:t>.</w:t>
        </w:r>
      </w:moveTo>
      <w:moveToRangeEnd w:id="37"/>
      <w:ins w:id="49" w:author="Brett Bryan" w:date="2022-05-02T09:15:00Z">
        <w:r>
          <w:rPr>
            <w:rFonts w:eastAsia="Times New Roman" w:cstheme="minorHAnsi"/>
            <w:color w:val="2F5496" w:themeColor="accent1" w:themeShade="BF"/>
            <w:sz w:val="23"/>
            <w:szCs w:val="23"/>
          </w:rPr>
          <w:t xml:space="preserve"> </w:t>
        </w:r>
      </w:ins>
      <w:del w:id="50" w:author="Brett Bryan" w:date="2022-05-02T09:16:00Z">
        <w:r w:rsidR="00EE5052" w:rsidDel="00EA1603">
          <w:rPr>
            <w:rFonts w:eastAsia="Times New Roman" w:cstheme="minorHAnsi"/>
            <w:color w:val="2F5496" w:themeColor="accent1" w:themeShade="BF"/>
            <w:sz w:val="23"/>
            <w:szCs w:val="23"/>
          </w:rPr>
          <w:delText xml:space="preserve">We agree that </w:delText>
        </w:r>
      </w:del>
      <w:ins w:id="51" w:author="Brett Bryan" w:date="2022-05-02T09:16:00Z">
        <w:r w:rsidR="00EA1603">
          <w:rPr>
            <w:rFonts w:eastAsia="Times New Roman" w:cstheme="minorHAnsi"/>
            <w:color w:val="2F5496" w:themeColor="accent1" w:themeShade="BF"/>
            <w:sz w:val="23"/>
            <w:szCs w:val="23"/>
          </w:rPr>
          <w:t xml:space="preserve">However, </w:t>
        </w:r>
      </w:ins>
      <w:del w:id="52" w:author="Brett Bryan" w:date="2022-05-02T09:16:00Z">
        <w:r w:rsidR="00EE5052" w:rsidDel="00EA1603">
          <w:rPr>
            <w:rFonts w:eastAsia="Times New Roman" w:cstheme="minorHAnsi"/>
            <w:color w:val="2F5496" w:themeColor="accent1" w:themeShade="BF"/>
            <w:sz w:val="23"/>
            <w:szCs w:val="23"/>
          </w:rPr>
          <w:delText xml:space="preserve">the </w:delText>
        </w:r>
      </w:del>
      <w:r w:rsidR="00EE5052">
        <w:rPr>
          <w:rFonts w:eastAsia="Times New Roman" w:cstheme="minorHAnsi"/>
          <w:color w:val="2F5496" w:themeColor="accent1" w:themeShade="BF"/>
          <w:sz w:val="23"/>
          <w:szCs w:val="23"/>
        </w:rPr>
        <w:t>“</w:t>
      </w:r>
      <w:r w:rsidR="00EE5052" w:rsidRPr="00EE5052">
        <w:rPr>
          <w:rFonts w:eastAsia="Times New Roman" w:cstheme="minorHAnsi"/>
          <w:color w:val="2F5496" w:themeColor="accent1" w:themeShade="BF"/>
          <w:sz w:val="23"/>
          <w:szCs w:val="23"/>
        </w:rPr>
        <w:t xml:space="preserve">neighborhood effects, gravity effects, and linear expansion </w:t>
      </w:r>
      <w:r w:rsidR="00C823B8" w:rsidRPr="00EE5052">
        <w:rPr>
          <w:rFonts w:eastAsia="Times New Roman" w:cstheme="minorHAnsi"/>
          <w:color w:val="2F5496" w:themeColor="accent1" w:themeShade="BF"/>
          <w:sz w:val="23"/>
          <w:szCs w:val="23"/>
        </w:rPr>
        <w:t>effects</w:t>
      </w:r>
      <w:r w:rsidR="00EE5052">
        <w:rPr>
          <w:rFonts w:eastAsia="Times New Roman" w:cstheme="minorHAnsi"/>
          <w:color w:val="2F5496" w:themeColor="accent1" w:themeShade="BF"/>
          <w:sz w:val="23"/>
          <w:szCs w:val="23"/>
        </w:rPr>
        <w:t xml:space="preserve">” could </w:t>
      </w:r>
      <w:ins w:id="53" w:author="Brett Bryan" w:date="2022-05-02T09:17:00Z">
        <w:r w:rsidR="00EA1603">
          <w:rPr>
            <w:rFonts w:eastAsia="Times New Roman" w:cstheme="minorHAnsi"/>
            <w:color w:val="2F5496" w:themeColor="accent1" w:themeShade="BF"/>
            <w:sz w:val="23"/>
            <w:szCs w:val="23"/>
          </w:rPr>
          <w:t xml:space="preserve">not </w:t>
        </w:r>
      </w:ins>
      <w:r w:rsidR="00EE5052">
        <w:rPr>
          <w:rFonts w:eastAsia="Times New Roman" w:cstheme="minorHAnsi"/>
          <w:color w:val="2F5496" w:themeColor="accent1" w:themeShade="BF"/>
          <w:sz w:val="23"/>
          <w:szCs w:val="23"/>
        </w:rPr>
        <w:t xml:space="preserve">be </w:t>
      </w:r>
      <w:del w:id="54" w:author="Brett Bryan" w:date="2022-05-02T09:14:00Z">
        <w:r w:rsidR="009A74A0" w:rsidDel="009807FC">
          <w:rPr>
            <w:rFonts w:eastAsia="Times New Roman" w:cstheme="minorHAnsi"/>
            <w:color w:val="2F5496" w:themeColor="accent1" w:themeShade="BF"/>
            <w:sz w:val="23"/>
            <w:szCs w:val="23"/>
          </w:rPr>
          <w:delText xml:space="preserve">abstracted </w:delText>
        </w:r>
      </w:del>
      <w:ins w:id="55" w:author="Brett Bryan" w:date="2022-05-02T09:14:00Z">
        <w:r w:rsidR="009807FC">
          <w:rPr>
            <w:rFonts w:eastAsia="Times New Roman" w:cstheme="minorHAnsi"/>
            <w:color w:val="2F5496" w:themeColor="accent1" w:themeShade="BF"/>
            <w:sz w:val="23"/>
            <w:szCs w:val="23"/>
          </w:rPr>
          <w:t xml:space="preserve">quantified </w:t>
        </w:r>
      </w:ins>
      <w:r w:rsidR="009A74A0">
        <w:rPr>
          <w:rFonts w:eastAsia="Times New Roman" w:cstheme="minorHAnsi"/>
          <w:color w:val="2F5496" w:themeColor="accent1" w:themeShade="BF"/>
          <w:sz w:val="23"/>
          <w:szCs w:val="23"/>
        </w:rPr>
        <w:t xml:space="preserve">by </w:t>
      </w:r>
      <w:del w:id="56" w:author="Brett Bryan" w:date="2022-05-02T09:17:00Z">
        <w:r w:rsidR="009A74A0" w:rsidDel="00FE1EB5">
          <w:rPr>
            <w:rFonts w:eastAsia="Times New Roman" w:cstheme="minorHAnsi"/>
            <w:color w:val="2F5496" w:themeColor="accent1" w:themeShade="BF"/>
            <w:sz w:val="23"/>
            <w:szCs w:val="23"/>
          </w:rPr>
          <w:delText>more appropriate metrics in the</w:delText>
        </w:r>
        <w:r w:rsidR="00105359" w:rsidDel="00FE1EB5">
          <w:rPr>
            <w:rFonts w:eastAsia="Times New Roman" w:cstheme="minorHAnsi"/>
            <w:color w:val="2F5496" w:themeColor="accent1" w:themeShade="BF"/>
            <w:sz w:val="23"/>
            <w:szCs w:val="23"/>
          </w:rPr>
          <w:delText xml:space="preserve">ory, but </w:delText>
        </w:r>
      </w:del>
      <w:r w:rsidR="001157EA">
        <w:rPr>
          <w:rFonts w:eastAsia="Times New Roman" w:cstheme="minorHAnsi"/>
          <w:color w:val="2F5496" w:themeColor="accent1" w:themeShade="BF"/>
          <w:sz w:val="23"/>
          <w:szCs w:val="23"/>
        </w:rPr>
        <w:t xml:space="preserve">current landscape </w:t>
      </w:r>
      <w:ins w:id="57" w:author="Brett Bryan" w:date="2022-05-02T09:17:00Z">
        <w:r w:rsidR="00FE1EB5">
          <w:rPr>
            <w:rFonts w:eastAsia="Times New Roman" w:cstheme="minorHAnsi"/>
            <w:color w:val="2F5496" w:themeColor="accent1" w:themeShade="BF"/>
            <w:sz w:val="23"/>
            <w:szCs w:val="23"/>
          </w:rPr>
          <w:t xml:space="preserve">shape </w:t>
        </w:r>
      </w:ins>
      <w:r w:rsidR="000B3DB2">
        <w:rPr>
          <w:rFonts w:eastAsia="Times New Roman" w:cstheme="minorHAnsi"/>
          <w:color w:val="2F5496" w:themeColor="accent1" w:themeShade="BF"/>
          <w:sz w:val="23"/>
          <w:szCs w:val="23"/>
        </w:rPr>
        <w:t>indexes</w:t>
      </w:r>
      <w:r w:rsidR="001157EA">
        <w:rPr>
          <w:rFonts w:eastAsia="Times New Roman" w:cstheme="minorHAnsi"/>
          <w:color w:val="2F5496" w:themeColor="accent1" w:themeShade="BF"/>
          <w:sz w:val="23"/>
          <w:szCs w:val="23"/>
        </w:rPr>
        <w:t xml:space="preserve"> </w:t>
      </w:r>
      <w:ins w:id="58" w:author="Brett Bryan" w:date="2022-05-02T09:17:00Z">
        <w:r w:rsidR="00FE1EB5">
          <w:rPr>
            <w:rFonts w:eastAsia="Times New Roman" w:cstheme="minorHAnsi"/>
            <w:color w:val="2F5496" w:themeColor="accent1" w:themeShade="BF"/>
            <w:sz w:val="23"/>
            <w:szCs w:val="23"/>
          </w:rPr>
          <w:t xml:space="preserve">which </w:t>
        </w:r>
      </w:ins>
      <w:r w:rsidR="001D723D">
        <w:rPr>
          <w:rFonts w:eastAsia="Times New Roman" w:cstheme="minorHAnsi"/>
          <w:color w:val="2F5496" w:themeColor="accent1" w:themeShade="BF"/>
          <w:sz w:val="23"/>
          <w:szCs w:val="23"/>
        </w:rPr>
        <w:t xml:space="preserve">have limited </w:t>
      </w:r>
      <w:r w:rsidR="008A6073">
        <w:rPr>
          <w:rFonts w:eastAsia="Times New Roman" w:cstheme="minorHAnsi"/>
          <w:color w:val="2F5496" w:themeColor="accent1" w:themeShade="BF"/>
          <w:sz w:val="23"/>
          <w:szCs w:val="23"/>
        </w:rPr>
        <w:t>power to</w:t>
      </w:r>
      <w:r w:rsidR="00C46F1E">
        <w:rPr>
          <w:rFonts w:eastAsia="Times New Roman" w:cstheme="minorHAnsi"/>
          <w:color w:val="2F5496" w:themeColor="accent1" w:themeShade="BF"/>
          <w:sz w:val="23"/>
          <w:szCs w:val="23"/>
        </w:rPr>
        <w:t xml:space="preserve"> </w:t>
      </w:r>
      <w:del w:id="59" w:author="Brett Bryan" w:date="2022-05-02T09:17:00Z">
        <w:r w:rsidR="008A6073" w:rsidDel="00FE1EB5">
          <w:rPr>
            <w:rFonts w:eastAsia="Times New Roman" w:cstheme="minorHAnsi"/>
            <w:color w:val="2F5496" w:themeColor="accent1" w:themeShade="BF"/>
            <w:sz w:val="23"/>
            <w:szCs w:val="23"/>
          </w:rPr>
          <w:delText>reflect</w:delText>
        </w:r>
        <w:r w:rsidR="00C46F1E" w:rsidDel="00FE1EB5">
          <w:rPr>
            <w:rFonts w:eastAsia="Times New Roman" w:cstheme="minorHAnsi"/>
            <w:color w:val="2F5496" w:themeColor="accent1" w:themeShade="BF"/>
            <w:sz w:val="23"/>
            <w:szCs w:val="23"/>
          </w:rPr>
          <w:delText xml:space="preserve"> </w:delText>
        </w:r>
      </w:del>
      <w:ins w:id="60" w:author="Brett Bryan" w:date="2022-05-02T09:17:00Z">
        <w:r w:rsidR="00FE1EB5">
          <w:rPr>
            <w:rFonts w:eastAsia="Times New Roman" w:cstheme="minorHAnsi"/>
            <w:color w:val="2F5496" w:themeColor="accent1" w:themeShade="BF"/>
            <w:sz w:val="23"/>
            <w:szCs w:val="23"/>
          </w:rPr>
          <w:t xml:space="preserve">capture </w:t>
        </w:r>
      </w:ins>
      <w:r w:rsidR="00BC4899">
        <w:rPr>
          <w:rFonts w:eastAsia="Times New Roman" w:cstheme="minorHAnsi"/>
          <w:color w:val="2F5496" w:themeColor="accent1" w:themeShade="BF"/>
          <w:sz w:val="23"/>
          <w:szCs w:val="23"/>
        </w:rPr>
        <w:t>these</w:t>
      </w:r>
      <w:r w:rsidR="00C46F1E">
        <w:rPr>
          <w:rFonts w:eastAsia="Times New Roman" w:cstheme="minorHAnsi"/>
          <w:color w:val="2F5496" w:themeColor="accent1" w:themeShade="BF"/>
          <w:sz w:val="23"/>
          <w:szCs w:val="23"/>
        </w:rPr>
        <w:t xml:space="preserve"> </w:t>
      </w:r>
      <w:ins w:id="61" w:author="Brett Bryan" w:date="2022-05-02T09:14:00Z">
        <w:r w:rsidR="009842CA">
          <w:rPr>
            <w:rFonts w:eastAsia="Times New Roman" w:cstheme="minorHAnsi"/>
            <w:color w:val="2F5496" w:themeColor="accent1" w:themeShade="BF"/>
            <w:sz w:val="23"/>
            <w:szCs w:val="23"/>
          </w:rPr>
          <w:t xml:space="preserve">high-level </w:t>
        </w:r>
      </w:ins>
      <w:r w:rsidR="00C46F1E">
        <w:rPr>
          <w:rFonts w:eastAsia="Times New Roman" w:cstheme="minorHAnsi"/>
          <w:color w:val="2F5496" w:themeColor="accent1" w:themeShade="BF"/>
          <w:sz w:val="23"/>
          <w:szCs w:val="23"/>
        </w:rPr>
        <w:t>characteristics</w:t>
      </w:r>
      <w:r w:rsidR="003F01BA">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3c6d7500-4f91-46bd-9d81-42a1ea8c7bb3"/>
          <w:id w:val="-1615047271"/>
          <w:placeholder>
            <w:docPart w:val="DefaultPlaceholder_-1854013440"/>
          </w:placeholder>
        </w:sdtPr>
        <w:sdtEndPr/>
        <w:sdtContent>
          <w:r w:rsidR="003F01BA">
            <w:rPr>
              <w:rFonts w:eastAsia="Times New Roman" w:cstheme="minorHAnsi"/>
              <w:color w:val="2F5496" w:themeColor="accent1" w:themeShade="BF"/>
              <w:sz w:val="23"/>
              <w:szCs w:val="23"/>
            </w:rPr>
            <w:fldChar w:fldCharType="begin"/>
          </w:r>
          <w:r w:rsidR="0014487E">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YzJlNGZmLTg0NzMtNDZiOC05ZDZkLTk1ZDE1ZjE4MWMyYyIsIlJhbmdlTGVuZ3RoIjoxOSwiUmVmZXJlbmNlSWQiOiI4MjE4MzE5Ny01M2RhLTQxZWQtOGFjNC05MGEyOGVlZTg4Y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JpYmxpby51Z2VudC5iZS9wdWJsaWNhdGlvbi82OTU1MTgiLCJVcmlTdHJpbmciOiJodHRwOi8vYmlibGlvLnVnZW50LmJlL3B1YmxpY2F0aW9uLzY5NTUx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wMDcvczQwODIzLTAxNy0wMDI2LTAiLCJVcmlTdHJpbmciOiJodHRwczovL2RvaS5vcmcvMTAuMTAwNy9zNDA4MjMtMDE3LTAwMjYtMC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}</w:instrText>
          </w:r>
          <w:r w:rsidR="003F01BA">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(Uuemaa et al. 2009; Frazier and Kedron 2017; Pontius et al. 2008)</w:t>
          </w:r>
          <w:r w:rsidR="003F01BA">
            <w:rPr>
              <w:rFonts w:eastAsia="Times New Roman" w:cstheme="minorHAnsi"/>
              <w:color w:val="2F5496" w:themeColor="accent1" w:themeShade="BF"/>
              <w:sz w:val="23"/>
              <w:szCs w:val="23"/>
            </w:rPr>
            <w:fldChar w:fldCharType="end"/>
          </w:r>
        </w:sdtContent>
      </w:sdt>
      <w:r w:rsidR="00C46F1E">
        <w:rPr>
          <w:rFonts w:eastAsia="Times New Roman" w:cstheme="minorHAnsi"/>
          <w:color w:val="2F5496" w:themeColor="accent1" w:themeShade="BF"/>
          <w:sz w:val="23"/>
          <w:szCs w:val="23"/>
        </w:rPr>
        <w:t>.</w:t>
      </w:r>
      <w:r w:rsidR="002009DF">
        <w:rPr>
          <w:rFonts w:eastAsia="Times New Roman" w:cstheme="minorHAnsi"/>
          <w:color w:val="2F5496" w:themeColor="accent1" w:themeShade="BF"/>
          <w:sz w:val="23"/>
          <w:szCs w:val="23"/>
        </w:rPr>
        <w:t xml:space="preserve"> </w:t>
      </w:r>
      <w:r w:rsidR="00E8635D">
        <w:rPr>
          <w:rFonts w:eastAsia="Times New Roman" w:cstheme="minorHAnsi"/>
          <w:color w:val="2F5496" w:themeColor="accent1" w:themeShade="BF"/>
          <w:sz w:val="23"/>
          <w:szCs w:val="23"/>
        </w:rPr>
        <w:t xml:space="preserve">Indeed, </w:t>
      </w:r>
      <w:r w:rsidR="00332175">
        <w:rPr>
          <w:rFonts w:eastAsia="Times New Roman" w:cstheme="minorHAnsi"/>
          <w:color w:val="2F5496" w:themeColor="accent1" w:themeShade="BF"/>
          <w:sz w:val="23"/>
          <w:szCs w:val="23"/>
        </w:rPr>
        <w:t>assess</w:t>
      </w:r>
      <w:r w:rsidR="0042033D">
        <w:rPr>
          <w:rFonts w:eastAsia="Times New Roman" w:cstheme="minorHAnsi"/>
          <w:color w:val="2F5496" w:themeColor="accent1" w:themeShade="BF"/>
          <w:sz w:val="23"/>
          <w:szCs w:val="23"/>
        </w:rPr>
        <w:t>ing</w:t>
      </w:r>
      <w:r w:rsidR="00CC7BA4">
        <w:rPr>
          <w:rFonts w:eastAsia="Times New Roman" w:cstheme="minorHAnsi"/>
          <w:color w:val="2F5496" w:themeColor="accent1" w:themeShade="BF"/>
          <w:sz w:val="23"/>
          <w:szCs w:val="23"/>
        </w:rPr>
        <w:t xml:space="preserve"> the </w:t>
      </w:r>
      <w:r w:rsidR="00CE5A8F">
        <w:rPr>
          <w:rFonts w:eastAsia="Times New Roman" w:cstheme="minorHAnsi"/>
          <w:color w:val="2F5496" w:themeColor="accent1" w:themeShade="BF"/>
          <w:sz w:val="23"/>
          <w:szCs w:val="23"/>
        </w:rPr>
        <w:t xml:space="preserve">quality of </w:t>
      </w:r>
      <w:r w:rsidR="00B91FD7">
        <w:rPr>
          <w:rFonts w:eastAsia="Times New Roman" w:cstheme="minorHAnsi"/>
          <w:color w:val="2F5496" w:themeColor="accent1" w:themeShade="BF"/>
          <w:sz w:val="23"/>
          <w:szCs w:val="23"/>
        </w:rPr>
        <w:t>output</w:t>
      </w:r>
      <w:r w:rsidR="006919DC">
        <w:rPr>
          <w:rFonts w:eastAsia="Times New Roman" w:cstheme="minorHAnsi"/>
          <w:color w:val="2F5496" w:themeColor="accent1" w:themeShade="BF"/>
          <w:sz w:val="23"/>
          <w:szCs w:val="23"/>
        </w:rPr>
        <w:t xml:space="preserve"> </w:t>
      </w:r>
      <w:r w:rsidR="00CE5A8F">
        <w:rPr>
          <w:rFonts w:eastAsia="Times New Roman" w:cstheme="minorHAnsi"/>
          <w:color w:val="2F5496" w:themeColor="accent1" w:themeShade="BF"/>
          <w:sz w:val="23"/>
          <w:szCs w:val="23"/>
        </w:rPr>
        <w:t>features remains a significant challenge</w:t>
      </w:r>
      <w:r w:rsidR="00771E10">
        <w:rPr>
          <w:rFonts w:eastAsia="Times New Roman" w:cstheme="minorHAnsi"/>
          <w:color w:val="2F5496" w:themeColor="accent1" w:themeShade="BF"/>
          <w:sz w:val="23"/>
          <w:szCs w:val="23"/>
        </w:rPr>
        <w:t xml:space="preserve"> even in the deep learning community</w:t>
      </w:r>
      <w:r w:rsidR="00826273">
        <w:rPr>
          <w:rFonts w:eastAsia="Times New Roman" w:cstheme="minorHAnsi"/>
          <w:color w:val="2F5496" w:themeColor="accent1" w:themeShade="BF"/>
          <w:sz w:val="23"/>
          <w:szCs w:val="23"/>
        </w:rPr>
        <w:t xml:space="preserve"> because</w:t>
      </w:r>
      <w:r w:rsidR="00030D94">
        <w:rPr>
          <w:rFonts w:eastAsia="Times New Roman" w:cstheme="minorHAnsi"/>
          <w:color w:val="2F5496" w:themeColor="accent1" w:themeShade="BF"/>
          <w:sz w:val="23"/>
          <w:szCs w:val="23"/>
        </w:rPr>
        <w:t xml:space="preserve"> of</w:t>
      </w:r>
      <w:r w:rsidR="00826273">
        <w:rPr>
          <w:rFonts w:eastAsia="Times New Roman" w:cstheme="minorHAnsi"/>
          <w:color w:val="2F5496" w:themeColor="accent1" w:themeShade="BF"/>
          <w:sz w:val="23"/>
          <w:szCs w:val="23"/>
        </w:rPr>
        <w:t xml:space="preserve"> the </w:t>
      </w:r>
      <w:del w:id="62" w:author="Brett Bryan" w:date="2022-05-02T09:14:00Z">
        <w:r w:rsidR="00826273" w:rsidDel="00A464A3">
          <w:rPr>
            <w:rFonts w:eastAsia="Times New Roman" w:cstheme="minorHAnsi"/>
            <w:color w:val="2F5496" w:themeColor="accent1" w:themeShade="BF"/>
            <w:sz w:val="23"/>
            <w:szCs w:val="23"/>
          </w:rPr>
          <w:delText>versatile</w:delText>
        </w:r>
        <w:r w:rsidR="00A81269" w:rsidDel="00A464A3">
          <w:rPr>
            <w:rFonts w:eastAsia="Times New Roman" w:cstheme="minorHAnsi"/>
            <w:color w:val="2F5496" w:themeColor="accent1" w:themeShade="BF"/>
            <w:sz w:val="23"/>
            <w:szCs w:val="23"/>
          </w:rPr>
          <w:delText xml:space="preserve"> </w:delText>
        </w:r>
        <w:r w:rsidR="00497C6E" w:rsidDel="00A464A3">
          <w:rPr>
            <w:rFonts w:eastAsia="Times New Roman" w:cstheme="minorHAnsi"/>
            <w:color w:val="2F5496" w:themeColor="accent1" w:themeShade="BF"/>
            <w:sz w:val="23"/>
            <w:szCs w:val="23"/>
          </w:rPr>
          <w:delText xml:space="preserve">traits </w:delText>
        </w:r>
      </w:del>
      <w:ins w:id="63" w:author="Brett Bryan" w:date="2022-05-02T09:14:00Z">
        <w:r w:rsidR="00A464A3">
          <w:rPr>
            <w:rFonts w:eastAsia="Times New Roman" w:cstheme="minorHAnsi"/>
            <w:color w:val="2F5496" w:themeColor="accent1" w:themeShade="BF"/>
            <w:sz w:val="23"/>
            <w:szCs w:val="23"/>
          </w:rPr>
          <w:t xml:space="preserve">heterogeneity </w:t>
        </w:r>
      </w:ins>
      <w:r w:rsidR="00331851">
        <w:rPr>
          <w:rFonts w:eastAsia="Times New Roman" w:cstheme="minorHAnsi"/>
          <w:color w:val="2F5496" w:themeColor="accent1" w:themeShade="BF"/>
          <w:sz w:val="23"/>
          <w:szCs w:val="23"/>
        </w:rPr>
        <w:t>in</w:t>
      </w:r>
      <w:r w:rsidR="00497C6E">
        <w:rPr>
          <w:rFonts w:eastAsia="Times New Roman" w:cstheme="minorHAnsi"/>
          <w:color w:val="2F5496" w:themeColor="accent1" w:themeShade="BF"/>
          <w:sz w:val="23"/>
          <w:szCs w:val="23"/>
        </w:rPr>
        <w:t xml:space="preserve"> </w:t>
      </w:r>
      <w:r w:rsidR="008A6073">
        <w:rPr>
          <w:rFonts w:eastAsia="Times New Roman" w:cstheme="minorHAnsi"/>
          <w:color w:val="2F5496" w:themeColor="accent1" w:themeShade="BF"/>
          <w:sz w:val="23"/>
          <w:szCs w:val="23"/>
        </w:rPr>
        <w:t>spatial</w:t>
      </w:r>
      <w:r w:rsidR="00A3165D">
        <w:rPr>
          <w:rFonts w:eastAsia="Times New Roman" w:cstheme="minorHAnsi"/>
          <w:color w:val="2F5496" w:themeColor="accent1" w:themeShade="BF"/>
          <w:sz w:val="23"/>
          <w:szCs w:val="23"/>
        </w:rPr>
        <w:t xml:space="preserve"> </w:t>
      </w:r>
      <w:del w:id="64" w:author="Brett Bryan" w:date="2022-05-02T09:14:00Z">
        <w:r w:rsidR="00C16A01" w:rsidDel="00A464A3">
          <w:rPr>
            <w:rFonts w:eastAsia="Times New Roman" w:cstheme="minorHAnsi"/>
            <w:color w:val="2F5496" w:themeColor="accent1" w:themeShade="BF"/>
            <w:sz w:val="23"/>
            <w:szCs w:val="23"/>
          </w:rPr>
          <w:delText xml:space="preserve">signals </w:delText>
        </w:r>
      </w:del>
      <w:ins w:id="65" w:author="Brett Bryan" w:date="2022-05-02T09:14:00Z">
        <w:r w:rsidR="00A464A3">
          <w:rPr>
            <w:rFonts w:eastAsia="Times New Roman" w:cstheme="minorHAnsi"/>
            <w:color w:val="2F5496" w:themeColor="accent1" w:themeShade="BF"/>
            <w:sz w:val="23"/>
            <w:szCs w:val="23"/>
          </w:rPr>
          <w:t xml:space="preserve">features </w:t>
        </w:r>
      </w:ins>
      <w:r w:rsidR="00C16A01">
        <w:rPr>
          <w:rFonts w:eastAsia="Times New Roman" w:cstheme="minorHAnsi"/>
          <w:color w:val="2F5496" w:themeColor="accent1" w:themeShade="BF"/>
          <w:sz w:val="23"/>
          <w:szCs w:val="23"/>
        </w:rPr>
        <w:t xml:space="preserve">that </w:t>
      </w:r>
      <w:r w:rsidR="0042033D">
        <w:rPr>
          <w:rFonts w:eastAsia="Times New Roman" w:cstheme="minorHAnsi"/>
          <w:color w:val="2F5496" w:themeColor="accent1" w:themeShade="BF"/>
          <w:sz w:val="23"/>
          <w:szCs w:val="23"/>
        </w:rPr>
        <w:t xml:space="preserve">are </w:t>
      </w:r>
      <w:r w:rsidR="00C16A01">
        <w:rPr>
          <w:rFonts w:eastAsia="Times New Roman" w:cstheme="minorHAnsi"/>
          <w:color w:val="2F5496" w:themeColor="accent1" w:themeShade="BF"/>
          <w:sz w:val="23"/>
          <w:szCs w:val="23"/>
        </w:rPr>
        <w:t xml:space="preserve">beyond </w:t>
      </w:r>
      <w:r w:rsidR="00331851">
        <w:rPr>
          <w:rFonts w:eastAsia="Times New Roman" w:cstheme="minorHAnsi"/>
          <w:color w:val="2F5496" w:themeColor="accent1" w:themeShade="BF"/>
          <w:sz w:val="23"/>
          <w:szCs w:val="23"/>
        </w:rPr>
        <w:t xml:space="preserve">the </w:t>
      </w:r>
      <w:del w:id="66" w:author="Brett Bryan" w:date="2022-05-02T09:15:00Z">
        <w:r w:rsidR="00D30084" w:rsidDel="00A464A3">
          <w:rPr>
            <w:rFonts w:eastAsia="Times New Roman" w:cstheme="minorHAnsi"/>
            <w:color w:val="2F5496" w:themeColor="accent1" w:themeShade="BF"/>
            <w:sz w:val="23"/>
            <w:szCs w:val="23"/>
          </w:rPr>
          <w:delText xml:space="preserve">mathematical description </w:delText>
        </w:r>
      </w:del>
      <w:ins w:id="67" w:author="Brett Bryan" w:date="2022-05-02T09:15:00Z">
        <w:r w:rsidR="00A464A3">
          <w:rPr>
            <w:rFonts w:eastAsia="Times New Roman" w:cstheme="minorHAnsi"/>
            <w:color w:val="2F5496" w:themeColor="accent1" w:themeShade="BF"/>
            <w:sz w:val="23"/>
            <w:szCs w:val="23"/>
          </w:rPr>
          <w:t xml:space="preserve">ability </w:t>
        </w:r>
      </w:ins>
      <w:r w:rsidR="00D30084">
        <w:rPr>
          <w:rFonts w:eastAsia="Times New Roman" w:cstheme="minorHAnsi"/>
          <w:color w:val="2F5496" w:themeColor="accent1" w:themeShade="BF"/>
          <w:sz w:val="23"/>
          <w:szCs w:val="23"/>
        </w:rPr>
        <w:t xml:space="preserve">of </w:t>
      </w:r>
      <w:r w:rsidR="00807315">
        <w:rPr>
          <w:rFonts w:eastAsia="Times New Roman" w:cstheme="minorHAnsi"/>
          <w:color w:val="2F5496" w:themeColor="accent1" w:themeShade="BF"/>
          <w:sz w:val="23"/>
          <w:szCs w:val="23"/>
        </w:rPr>
        <w:t xml:space="preserve">simple </w:t>
      </w:r>
      <w:r w:rsidR="00D30084">
        <w:rPr>
          <w:rFonts w:eastAsia="Times New Roman" w:cstheme="minorHAnsi"/>
          <w:color w:val="2F5496" w:themeColor="accent1" w:themeShade="BF"/>
          <w:sz w:val="23"/>
          <w:szCs w:val="23"/>
        </w:rPr>
        <w:t xml:space="preserve">shape indexes </w:t>
      </w:r>
      <w:ins w:id="68" w:author="Brett Bryan" w:date="2022-05-02T09:15:00Z">
        <w:r w:rsidR="00A464A3">
          <w:rPr>
            <w:rFonts w:eastAsia="Times New Roman" w:cstheme="minorHAnsi"/>
            <w:color w:val="2F5496" w:themeColor="accent1" w:themeShade="BF"/>
            <w:sz w:val="23"/>
            <w:szCs w:val="23"/>
          </w:rPr>
          <w:t xml:space="preserve">to describe mathematically </w:t>
        </w:r>
      </w:ins>
      <w:sdt>
        <w:sdtPr>
          <w:rPr>
            <w:rFonts w:eastAsia="Times New Roman" w:cstheme="minorHAnsi"/>
            <w:color w:val="2F5496" w:themeColor="accent1" w:themeShade="BF"/>
            <w:sz w:val="23"/>
            <w:szCs w:val="23"/>
          </w:rPr>
          <w:alias w:val="To edit, see citavi.com/edit"/>
          <w:tag w:val="CitaviPlaceholder#6e562df1-830c-49bf-8191-845500a4125a"/>
          <w:id w:val="-752272753"/>
          <w:placeholder>
            <w:docPart w:val="DefaultPlaceholder_-1854013440"/>
          </w:placeholder>
        </w:sdtPr>
        <w:sdtEndPr/>
        <w:sdtContent>
          <w:r w:rsidR="00CD6BBD">
            <w:rPr>
              <w:rFonts w:eastAsia="Times New Roman" w:cstheme="minorHAnsi"/>
              <w:color w:val="2F5496" w:themeColor="accent1" w:themeShade="BF"/>
              <w:sz w:val="23"/>
              <w:szCs w:val="23"/>
            </w:rPr>
            <w:fldChar w:fldCharType="begin"/>
          </w:r>
          <w:r w:rsidR="0014487E">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NjEzNjAzLTc4OTQtNGZmZi04NWMxLWRjMmMzZmM1NTdlZCIsIlJhbmdlTGVuZ3RoIjoxNywiUmVmZXJlbmNlSWQiOiI3NTAxZmM5NC1hNjc2LTQ5ZTctOTY2Zi0wNWE4ZjA2YWRiMz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czEyNTU5LTAxOS0wOTY3MC15IiwiVXJpU3RyaW5nIjoiaHR0cHM6Ly9kb2kub3JnLzEwLjEwMDcvczEyNTU5LTAxOS0wOTY3MC15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}</w:instrText>
          </w:r>
          <w:r w:rsidR="00CD6BBD">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(Wang et al. 2020; Ghosh et al. 2020)</w:t>
          </w:r>
          <w:r w:rsidR="00CD6BBD">
            <w:rPr>
              <w:rFonts w:eastAsia="Times New Roman" w:cstheme="minorHAnsi"/>
              <w:color w:val="2F5496" w:themeColor="accent1" w:themeShade="BF"/>
              <w:sz w:val="23"/>
              <w:szCs w:val="23"/>
            </w:rPr>
            <w:fldChar w:fldCharType="end"/>
          </w:r>
        </w:sdtContent>
      </w:sdt>
      <w:ins w:id="69" w:author="Brett Bryan" w:date="2022-05-02T09:15:00Z">
        <w:r>
          <w:rPr>
            <w:rFonts w:eastAsia="Times New Roman" w:cstheme="minorHAnsi"/>
            <w:color w:val="2F5496" w:themeColor="accent1" w:themeShade="BF"/>
            <w:sz w:val="23"/>
            <w:szCs w:val="23"/>
          </w:rPr>
          <w:t xml:space="preserve">. </w:t>
        </w:r>
      </w:ins>
      <w:del w:id="70" w:author="Brett Bryan" w:date="2022-05-02T09:15:00Z">
        <w:r w:rsidR="003F03C2" w:rsidDel="000856D2">
          <w:rPr>
            <w:rFonts w:eastAsia="Times New Roman" w:cstheme="minorHAnsi"/>
            <w:color w:val="2F5496" w:themeColor="accent1" w:themeShade="BF"/>
            <w:sz w:val="23"/>
            <w:szCs w:val="23"/>
          </w:rPr>
          <w:delText xml:space="preserve">: </w:delText>
        </w:r>
        <w:r w:rsidR="00C81CFC" w:rsidDel="000856D2">
          <w:rPr>
            <w:rFonts w:eastAsia="Times New Roman" w:cstheme="minorHAnsi"/>
            <w:color w:val="2F5496" w:themeColor="accent1" w:themeShade="BF"/>
            <w:sz w:val="23"/>
            <w:szCs w:val="23"/>
          </w:rPr>
          <w:delText>i</w:delText>
        </w:r>
      </w:del>
      <w:ins w:id="71" w:author="Brett Bryan" w:date="2022-05-02T09:15:00Z">
        <w:r>
          <w:rPr>
            <w:rFonts w:eastAsia="Times New Roman" w:cstheme="minorHAnsi"/>
            <w:color w:val="2F5496" w:themeColor="accent1" w:themeShade="BF"/>
            <w:sz w:val="23"/>
            <w:szCs w:val="23"/>
          </w:rPr>
          <w:t>Instead, i</w:t>
        </w:r>
      </w:ins>
      <w:r w:rsidR="00C81CFC">
        <w:rPr>
          <w:rFonts w:eastAsia="Times New Roman" w:cstheme="minorHAnsi"/>
          <w:color w:val="2F5496" w:themeColor="accent1" w:themeShade="BF"/>
          <w:sz w:val="23"/>
          <w:szCs w:val="23"/>
        </w:rPr>
        <w:t xml:space="preserve">t is common to </w:t>
      </w:r>
      <w:r w:rsidR="00504AE6">
        <w:rPr>
          <w:rFonts w:eastAsia="Times New Roman" w:cstheme="minorHAnsi"/>
          <w:color w:val="2F5496" w:themeColor="accent1" w:themeShade="BF"/>
          <w:sz w:val="23"/>
          <w:szCs w:val="23"/>
        </w:rPr>
        <w:t xml:space="preserve">evaluate the performances of </w:t>
      </w:r>
      <w:r w:rsidR="00841A8A">
        <w:rPr>
          <w:rFonts w:eastAsia="Times New Roman" w:cstheme="minorHAnsi"/>
          <w:color w:val="2F5496" w:themeColor="accent1" w:themeShade="BF"/>
          <w:sz w:val="23"/>
          <w:szCs w:val="23"/>
        </w:rPr>
        <w:t xml:space="preserve">deep learning </w:t>
      </w:r>
      <w:r w:rsidR="008B3962">
        <w:rPr>
          <w:rFonts w:eastAsia="Times New Roman" w:cstheme="minorHAnsi"/>
          <w:color w:val="2F5496" w:themeColor="accent1" w:themeShade="BF"/>
          <w:sz w:val="23"/>
          <w:szCs w:val="23"/>
        </w:rPr>
        <w:t>models by observ</w:t>
      </w:r>
      <w:r w:rsidR="00A857DD">
        <w:rPr>
          <w:rFonts w:eastAsia="Times New Roman" w:cstheme="minorHAnsi"/>
          <w:color w:val="2F5496" w:themeColor="accent1" w:themeShade="BF"/>
          <w:sz w:val="23"/>
          <w:szCs w:val="23"/>
        </w:rPr>
        <w:t>ing</w:t>
      </w:r>
      <w:r w:rsidR="008B3962">
        <w:rPr>
          <w:rFonts w:eastAsia="Times New Roman" w:cstheme="minorHAnsi"/>
          <w:color w:val="2F5496" w:themeColor="accent1" w:themeShade="BF"/>
          <w:sz w:val="23"/>
          <w:szCs w:val="23"/>
        </w:rPr>
        <w:t xml:space="preserve"> the </w:t>
      </w:r>
      <w:r w:rsidR="00B91FD7">
        <w:rPr>
          <w:rFonts w:eastAsia="Times New Roman" w:cstheme="minorHAnsi"/>
          <w:color w:val="2F5496" w:themeColor="accent1" w:themeShade="BF"/>
          <w:sz w:val="23"/>
          <w:szCs w:val="23"/>
        </w:rPr>
        <w:t>result</w:t>
      </w:r>
      <w:ins w:id="72" w:author="Brett Bryan" w:date="2022-05-02T09:15:00Z">
        <w:r>
          <w:rPr>
            <w:rFonts w:eastAsia="Times New Roman" w:cstheme="minorHAnsi"/>
            <w:color w:val="2F5496" w:themeColor="accent1" w:themeShade="BF"/>
            <w:sz w:val="23"/>
            <w:szCs w:val="23"/>
          </w:rPr>
          <w:t>ing</w:t>
        </w:r>
      </w:ins>
      <w:del w:id="73" w:author="Brett Bryan" w:date="2022-05-02T09:15:00Z">
        <w:r w:rsidR="00B91FD7" w:rsidDel="000856D2">
          <w:rPr>
            <w:rFonts w:eastAsia="Times New Roman" w:cstheme="minorHAnsi"/>
            <w:color w:val="2F5496" w:themeColor="accent1" w:themeShade="BF"/>
            <w:sz w:val="23"/>
            <w:szCs w:val="23"/>
          </w:rPr>
          <w:delText>ed</w:delText>
        </w:r>
      </w:del>
      <w:r w:rsidR="008B3962">
        <w:rPr>
          <w:rFonts w:eastAsia="Times New Roman" w:cstheme="minorHAnsi"/>
          <w:color w:val="2F5496" w:themeColor="accent1" w:themeShade="BF"/>
          <w:sz w:val="23"/>
          <w:szCs w:val="23"/>
        </w:rPr>
        <w:t xml:space="preserve"> images</w:t>
      </w:r>
      <w:r w:rsidR="00712F08">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1ad102d9-1c13-4523-99f8-b13660aaf6f6"/>
          <w:id w:val="332189322"/>
          <w:placeholder>
            <w:docPart w:val="DefaultPlaceholder_-1854013440"/>
          </w:placeholder>
        </w:sdtPr>
        <w:sdtEndPr/>
        <w:sdtContent>
          <w:r w:rsidR="00712F08">
            <w:rPr>
              <w:rFonts w:eastAsia="Times New Roman" w:cstheme="minorHAnsi"/>
              <w:color w:val="2F5496" w:themeColor="accent1" w:themeShade="BF"/>
              <w:sz w:val="23"/>
              <w:szCs w:val="23"/>
            </w:rPr>
            <w:fldChar w:fldCharType="begin"/>
          </w:r>
          <w:r w:rsidR="005D700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ZDVjMTk0LWQyZDYtNGMwNC1hNDE1LTU5Y2U1YzY5ODEzZSIsIlJhbmdlTGVuZ3RoIjoyMCwiUmVmZXJlbmNlSWQiOiI0NjhiZmM2Yi05ZGFkLTQyZDAtYTIxNy1kMGNmOWE1Njc1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SUNJRUEuMjAxOS44ODMzNjg2IiwiVXJpU3RyaW5nIjoiaHR0cHM6Ly9kb2kub3JnLzEwLjExMDkvSUNJRUEuMjAxOS44ODMzNjg2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ItMDQtMjFUMDc6NTk6MjMiLCJNb2RpZmllZEJ5IjoiX0xlbm92byIsIklkIjoiYTMwMzMwYWEtYmRlYS00YTg1LWI0YzAtZDdhOGI3MmQ5MjQ0IiwiTW9kaWZpZWRPbiI6IjIwMjItMDQtMjFUMDc6NTk6MjM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llZWV4cGxvcmUuaWVlZS5vcmcvZG9jdW1lbnQvODgzMzY4Ni8iLCJVcmlTdHJpbmciOiJodHRwczovL2llZWV4cGxvcmUuaWVlZS5vcmcvZG9jdW1lbnQvODgzMzY4Ni8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NDg1NTAvYXJYaXYuMTgwNi4wNzc1NSIsIlVyaVN0cmluZyI6Imh0dHBzOi8vZG9pLm9yZy8xMC40ODU1MC9hclhpdi4xODA2LjA3NzU1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}</w:instrText>
          </w:r>
          <w:r w:rsidR="00712F08">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(Gonog and Zhou 2019; Xu et al. 2018)</w:t>
          </w:r>
          <w:r w:rsidR="00712F08">
            <w:rPr>
              <w:rFonts w:eastAsia="Times New Roman" w:cstheme="minorHAnsi"/>
              <w:color w:val="2F5496" w:themeColor="accent1" w:themeShade="BF"/>
              <w:sz w:val="23"/>
              <w:szCs w:val="23"/>
            </w:rPr>
            <w:fldChar w:fldCharType="end"/>
          </w:r>
        </w:sdtContent>
      </w:sdt>
      <w:ins w:id="74" w:author="Brett Bryan" w:date="2022-05-02T09:17:00Z">
        <w:r w:rsidR="00FE1EB5">
          <w:rPr>
            <w:rFonts w:eastAsia="Times New Roman" w:cstheme="minorHAnsi"/>
            <w:color w:val="2F5496" w:themeColor="accent1" w:themeShade="BF"/>
            <w:sz w:val="23"/>
            <w:szCs w:val="23"/>
          </w:rPr>
          <w:t xml:space="preserve"> and qualitatively assessing and </w:t>
        </w:r>
        <w:proofErr w:type="spellStart"/>
        <w:r w:rsidR="00FE1EB5">
          <w:rPr>
            <w:rFonts w:eastAsia="Times New Roman" w:cstheme="minorHAnsi"/>
            <w:color w:val="2F5496" w:themeColor="accent1" w:themeShade="BF"/>
            <w:sz w:val="23"/>
            <w:szCs w:val="23"/>
          </w:rPr>
          <w:t>catogorising</w:t>
        </w:r>
        <w:proofErr w:type="spellEnd"/>
        <w:r w:rsidR="00FE1EB5">
          <w:rPr>
            <w:rFonts w:eastAsia="Times New Roman" w:cstheme="minorHAnsi"/>
            <w:color w:val="2F5496" w:themeColor="accent1" w:themeShade="BF"/>
            <w:sz w:val="23"/>
            <w:szCs w:val="23"/>
          </w:rPr>
          <w:t xml:space="preserve"> the results via </w:t>
        </w:r>
        <w:r w:rsidR="003B536A">
          <w:rPr>
            <w:rFonts w:eastAsia="Times New Roman" w:cstheme="minorHAnsi"/>
            <w:color w:val="2F5496" w:themeColor="accent1" w:themeShade="BF"/>
            <w:sz w:val="23"/>
            <w:szCs w:val="23"/>
          </w:rPr>
          <w:t>human interpretation to complem</w:t>
        </w:r>
      </w:ins>
      <w:ins w:id="75" w:author="Brett Bryan" w:date="2022-05-02T09:18:00Z">
        <w:r w:rsidR="003B536A">
          <w:rPr>
            <w:rFonts w:eastAsia="Times New Roman" w:cstheme="minorHAnsi"/>
            <w:color w:val="2F5496" w:themeColor="accent1" w:themeShade="BF"/>
            <w:sz w:val="23"/>
            <w:szCs w:val="23"/>
          </w:rPr>
          <w:t xml:space="preserve">ent the quantitative metrics </w:t>
        </w:r>
      </w:ins>
      <w:ins w:id="76" w:author="Brett Bryan" w:date="2022-05-02T09:17:00Z">
        <w:r w:rsidR="003B536A">
          <w:rPr>
            <w:rFonts w:eastAsia="Times New Roman" w:cstheme="minorHAnsi"/>
            <w:color w:val="2F5496" w:themeColor="accent1" w:themeShade="BF"/>
            <w:sz w:val="23"/>
            <w:szCs w:val="23"/>
          </w:rPr>
          <w:t>as we have done</w:t>
        </w:r>
      </w:ins>
      <w:r w:rsidR="008B3962">
        <w:rPr>
          <w:rFonts w:eastAsia="Times New Roman" w:cstheme="minorHAnsi"/>
          <w:color w:val="2F5496" w:themeColor="accent1" w:themeShade="BF"/>
          <w:sz w:val="23"/>
          <w:szCs w:val="23"/>
        </w:rPr>
        <w:t>.</w:t>
      </w:r>
      <w:r w:rsidR="00896F14">
        <w:rPr>
          <w:rFonts w:eastAsia="Times New Roman" w:cstheme="minorHAnsi"/>
          <w:color w:val="2F5496" w:themeColor="accent1" w:themeShade="BF"/>
          <w:sz w:val="23"/>
          <w:szCs w:val="23"/>
        </w:rPr>
        <w:t xml:space="preserve"> </w:t>
      </w:r>
      <w:moveFromRangeStart w:id="77" w:author="Brett Bryan" w:date="2022-05-02T09:15:00Z" w:name="move102375367"/>
      <w:moveFrom w:id="78" w:author="Brett Bryan" w:date="2022-05-02T09:15:00Z">
        <w:r w:rsidR="00896F14" w:rsidDel="000856D2">
          <w:rPr>
            <w:rFonts w:eastAsia="Times New Roman" w:cstheme="minorHAnsi"/>
            <w:color w:val="2F5496" w:themeColor="accent1" w:themeShade="BF"/>
            <w:sz w:val="23"/>
            <w:szCs w:val="23"/>
          </w:rPr>
          <w:t>However, we still computed the</w:t>
        </w:r>
        <w:r w:rsidR="0025089F" w:rsidDel="000856D2">
          <w:rPr>
            <w:rFonts w:eastAsia="Times New Roman" w:cstheme="minorHAnsi"/>
            <w:color w:val="2F5496" w:themeColor="accent1" w:themeShade="BF"/>
            <w:sz w:val="23"/>
            <w:szCs w:val="23"/>
          </w:rPr>
          <w:t xml:space="preserve"> </w:t>
        </w:r>
        <w:r w:rsidR="007307B5" w:rsidDel="000856D2">
          <w:rPr>
            <w:rFonts w:eastAsia="Times New Roman" w:cstheme="minorHAnsi"/>
            <w:color w:val="2F5496" w:themeColor="accent1" w:themeShade="BF"/>
            <w:sz w:val="23"/>
            <w:szCs w:val="23"/>
          </w:rPr>
          <w:t>l</w:t>
        </w:r>
        <w:r w:rsidR="007307B5" w:rsidRPr="007307B5" w:rsidDel="000856D2">
          <w:rPr>
            <w:rFonts w:eastAsia="Times New Roman" w:cstheme="minorHAnsi"/>
            <w:color w:val="2F5496" w:themeColor="accent1" w:themeShade="BF"/>
            <w:sz w:val="23"/>
            <w:szCs w:val="23"/>
          </w:rPr>
          <w:t xml:space="preserve">andscape shape index </w:t>
        </w:r>
        <w:r w:rsidR="008377F0" w:rsidDel="000856D2">
          <w:rPr>
            <w:rFonts w:eastAsia="Times New Roman" w:cstheme="minorHAnsi"/>
            <w:color w:val="2F5496" w:themeColor="accent1" w:themeShade="BF"/>
            <w:sz w:val="23"/>
            <w:szCs w:val="23"/>
          </w:rPr>
          <w:t xml:space="preserve">for readers </w:t>
        </w:r>
        <w:r w:rsidR="00A25F60" w:rsidDel="000856D2">
          <w:rPr>
            <w:rFonts w:eastAsia="Times New Roman" w:cstheme="minorHAnsi"/>
            <w:color w:val="2F5496" w:themeColor="accent1" w:themeShade="BF"/>
            <w:sz w:val="23"/>
            <w:szCs w:val="23"/>
          </w:rPr>
          <w:t>so that th</w:t>
        </w:r>
        <w:r w:rsidR="00D5600A" w:rsidDel="000856D2">
          <w:rPr>
            <w:rFonts w:eastAsia="Times New Roman" w:cstheme="minorHAnsi"/>
            <w:color w:val="2F5496" w:themeColor="accent1" w:themeShade="BF"/>
            <w:sz w:val="23"/>
            <w:szCs w:val="23"/>
          </w:rPr>
          <w:t xml:space="preserve">ey </w:t>
        </w:r>
        <w:r w:rsidR="008377F0" w:rsidDel="000856D2">
          <w:rPr>
            <w:rFonts w:eastAsia="Times New Roman" w:cstheme="minorHAnsi"/>
            <w:color w:val="2F5496" w:themeColor="accent1" w:themeShade="BF"/>
            <w:sz w:val="23"/>
            <w:szCs w:val="23"/>
          </w:rPr>
          <w:t xml:space="preserve">comprehend </w:t>
        </w:r>
        <w:r w:rsidR="00DA324F" w:rsidDel="000856D2">
          <w:rPr>
            <w:rFonts w:eastAsia="Times New Roman" w:cstheme="minorHAnsi"/>
            <w:color w:val="2F5496" w:themeColor="accent1" w:themeShade="BF"/>
            <w:sz w:val="23"/>
            <w:szCs w:val="23"/>
          </w:rPr>
          <w:t xml:space="preserve">the </w:t>
        </w:r>
        <w:r w:rsidR="00F84739" w:rsidDel="000856D2">
          <w:rPr>
            <w:rFonts w:eastAsia="Times New Roman" w:cstheme="minorHAnsi"/>
            <w:color w:val="2F5496" w:themeColor="accent1" w:themeShade="BF"/>
            <w:sz w:val="23"/>
            <w:szCs w:val="23"/>
          </w:rPr>
          <w:t xml:space="preserve">performance </w:t>
        </w:r>
        <w:r w:rsidR="00D5600A" w:rsidDel="000856D2">
          <w:rPr>
            <w:rFonts w:eastAsia="Times New Roman" w:cstheme="minorHAnsi"/>
            <w:color w:val="2F5496" w:themeColor="accent1" w:themeShade="BF"/>
            <w:sz w:val="23"/>
            <w:szCs w:val="23"/>
          </w:rPr>
          <w:t xml:space="preserve">of </w:t>
        </w:r>
        <w:r w:rsidR="00A857DD" w:rsidDel="000856D2">
          <w:rPr>
            <w:rFonts w:eastAsia="Times New Roman" w:cstheme="minorHAnsi"/>
            <w:color w:val="2F5496" w:themeColor="accent1" w:themeShade="BF"/>
            <w:sz w:val="23"/>
            <w:szCs w:val="23"/>
          </w:rPr>
          <w:t xml:space="preserve">the </w:t>
        </w:r>
        <w:r w:rsidR="00D5600A" w:rsidDel="000856D2">
          <w:rPr>
            <w:rFonts w:eastAsia="Times New Roman" w:cstheme="minorHAnsi"/>
            <w:color w:val="2F5496" w:themeColor="accent1" w:themeShade="BF"/>
            <w:sz w:val="23"/>
            <w:szCs w:val="23"/>
          </w:rPr>
          <w:t xml:space="preserve">U-Net simulation </w:t>
        </w:r>
        <w:r w:rsidR="00A3046D" w:rsidDel="000856D2">
          <w:rPr>
            <w:rFonts w:eastAsia="Times New Roman" w:cstheme="minorHAnsi"/>
            <w:color w:val="2F5496" w:themeColor="accent1" w:themeShade="BF"/>
            <w:sz w:val="23"/>
            <w:szCs w:val="23"/>
          </w:rPr>
          <w:t xml:space="preserve">with a basic </w:t>
        </w:r>
        <w:r w:rsidR="00FE2C08" w:rsidDel="000856D2">
          <w:rPr>
            <w:rFonts w:eastAsia="Times New Roman" w:cstheme="minorHAnsi"/>
            <w:color w:val="2F5496" w:themeColor="accent1" w:themeShade="BF"/>
            <w:sz w:val="23"/>
            <w:szCs w:val="23"/>
          </w:rPr>
          <w:t>estimation.</w:t>
        </w:r>
      </w:moveFrom>
      <w:moveFromRangeEnd w:id="77"/>
    </w:p>
    <w:p w14:paraId="61860681" w14:textId="43CE7685" w:rsidR="00360F76" w:rsidRDefault="00515BD8" w:rsidP="00DE3B54">
      <w:pPr>
        <w:spacing w:line="276" w:lineRule="auto"/>
        <w:ind w:left="567"/>
        <w:rPr>
          <w:rFonts w:eastAsia="Times New Roman" w:cstheme="minorHAnsi"/>
          <w:color w:val="2F5496" w:themeColor="accent1" w:themeShade="BF"/>
          <w:sz w:val="23"/>
          <w:szCs w:val="23"/>
        </w:rPr>
      </w:pPr>
      <w:del w:id="79" w:author="Brett Bryan" w:date="2022-05-02T09:18:00Z">
        <w:r w:rsidDel="003E0319">
          <w:rPr>
            <w:rFonts w:eastAsia="Times New Roman" w:cstheme="minorHAnsi"/>
            <w:color w:val="2F5496" w:themeColor="accent1" w:themeShade="BF"/>
            <w:sz w:val="23"/>
            <w:szCs w:val="23"/>
          </w:rPr>
          <w:delText>In this study,</w:delText>
        </w:r>
      </w:del>
      <w:ins w:id="80" w:author="Brett Bryan" w:date="2022-05-02T09:18:00Z">
        <w:r w:rsidR="003E0319">
          <w:rPr>
            <w:rFonts w:eastAsia="Times New Roman" w:cstheme="minorHAnsi"/>
            <w:color w:val="2F5496" w:themeColor="accent1" w:themeShade="BF"/>
            <w:sz w:val="23"/>
            <w:szCs w:val="23"/>
          </w:rPr>
          <w:t xml:space="preserve">Our conclusions are not based on the 11 </w:t>
        </w:r>
        <w:r w:rsidR="00CF60C4">
          <w:rPr>
            <w:rFonts w:eastAsia="Times New Roman" w:cstheme="minorHAnsi"/>
            <w:color w:val="2F5496" w:themeColor="accent1" w:themeShade="BF"/>
            <w:sz w:val="23"/>
            <w:szCs w:val="23"/>
          </w:rPr>
          <w:t>inset areas presented</w:t>
        </w:r>
      </w:ins>
      <w:ins w:id="81" w:author="Brett Bryan" w:date="2022-05-02T09:19:00Z">
        <w:r w:rsidR="00CF60C4">
          <w:rPr>
            <w:rFonts w:eastAsia="Times New Roman" w:cstheme="minorHAnsi"/>
            <w:color w:val="2F5496" w:themeColor="accent1" w:themeShade="BF"/>
            <w:sz w:val="23"/>
            <w:szCs w:val="23"/>
          </w:rPr>
          <w:t xml:space="preserve"> but rather they are based on detailed visual interpretation and query of the entire map </w:t>
        </w:r>
        <w:r w:rsidR="00972EE4">
          <w:rPr>
            <w:rFonts w:eastAsia="Times New Roman" w:cstheme="minorHAnsi"/>
            <w:color w:val="2F5496" w:themeColor="accent1" w:themeShade="BF"/>
            <w:sz w:val="23"/>
            <w:szCs w:val="23"/>
          </w:rPr>
          <w:t>outputs at a range of scales as we describe in the Methods section.</w:t>
        </w:r>
      </w:ins>
      <w:r>
        <w:rPr>
          <w:rFonts w:eastAsia="Times New Roman" w:cstheme="minorHAnsi"/>
          <w:color w:val="2F5496" w:themeColor="accent1" w:themeShade="BF"/>
          <w:sz w:val="23"/>
          <w:szCs w:val="23"/>
        </w:rPr>
        <w:t xml:space="preserve"> </w:t>
      </w:r>
      <w:del w:id="82" w:author="Brett Bryan" w:date="2022-05-02T09:19:00Z">
        <w:r w:rsidDel="00972EE4">
          <w:rPr>
            <w:rFonts w:eastAsia="Times New Roman" w:cstheme="minorHAnsi"/>
            <w:color w:val="2F5496" w:themeColor="accent1" w:themeShade="BF"/>
            <w:sz w:val="23"/>
            <w:szCs w:val="23"/>
          </w:rPr>
          <w:delText>w</w:delText>
        </w:r>
      </w:del>
      <w:ins w:id="83" w:author="Brett Bryan" w:date="2022-05-02T09:19:00Z">
        <w:r w:rsidR="00972EE4">
          <w:rPr>
            <w:rFonts w:eastAsia="Times New Roman" w:cstheme="minorHAnsi"/>
            <w:color w:val="2F5496" w:themeColor="accent1" w:themeShade="BF"/>
            <w:sz w:val="23"/>
            <w:szCs w:val="23"/>
          </w:rPr>
          <w:t>W</w:t>
        </w:r>
      </w:ins>
      <w:r>
        <w:rPr>
          <w:rFonts w:eastAsia="Times New Roman" w:cstheme="minorHAnsi"/>
          <w:color w:val="2F5496" w:themeColor="accent1" w:themeShade="BF"/>
          <w:sz w:val="23"/>
          <w:szCs w:val="23"/>
        </w:rPr>
        <w:t>e</w:t>
      </w:r>
      <w:r w:rsidR="002906D2">
        <w:rPr>
          <w:rFonts w:eastAsia="Times New Roman" w:cstheme="minorHAnsi"/>
          <w:color w:val="2F5496" w:themeColor="accent1" w:themeShade="BF"/>
          <w:sz w:val="23"/>
          <w:szCs w:val="23"/>
        </w:rPr>
        <w:t xml:space="preserve"> </w:t>
      </w:r>
      <w:del w:id="84" w:author="Brett Bryan" w:date="2022-05-02T09:19:00Z">
        <w:r w:rsidR="002906D2" w:rsidDel="00972EE4">
          <w:rPr>
            <w:rFonts w:eastAsia="Times New Roman" w:cstheme="minorHAnsi"/>
            <w:color w:val="2F5496" w:themeColor="accent1" w:themeShade="BF"/>
            <w:sz w:val="23"/>
            <w:szCs w:val="23"/>
          </w:rPr>
          <w:delText>deliberately</w:delText>
        </w:r>
        <w:r w:rsidDel="00972EE4">
          <w:rPr>
            <w:rFonts w:eastAsia="Times New Roman" w:cstheme="minorHAnsi"/>
            <w:color w:val="2F5496" w:themeColor="accent1" w:themeShade="BF"/>
            <w:sz w:val="23"/>
            <w:szCs w:val="23"/>
          </w:rPr>
          <w:delText xml:space="preserve"> </w:delText>
        </w:r>
        <w:r w:rsidR="00BD6EB9" w:rsidDel="00972EE4">
          <w:rPr>
            <w:rFonts w:eastAsia="Times New Roman" w:cstheme="minorHAnsi"/>
            <w:color w:val="2F5496" w:themeColor="accent1" w:themeShade="BF"/>
            <w:sz w:val="23"/>
            <w:szCs w:val="23"/>
          </w:rPr>
          <w:delText xml:space="preserve">illustrated </w:delText>
        </w:r>
      </w:del>
      <w:ins w:id="85" w:author="Brett Bryan" w:date="2022-05-02T09:19:00Z">
        <w:r w:rsidR="00972EE4">
          <w:rPr>
            <w:rFonts w:eastAsia="Times New Roman" w:cstheme="minorHAnsi"/>
            <w:color w:val="2F5496" w:themeColor="accent1" w:themeShade="BF"/>
            <w:sz w:val="23"/>
            <w:szCs w:val="23"/>
          </w:rPr>
          <w:t xml:space="preserve">selected </w:t>
        </w:r>
      </w:ins>
      <w:r w:rsidR="00BD6EB9">
        <w:rPr>
          <w:rFonts w:eastAsia="Times New Roman" w:cstheme="minorHAnsi"/>
          <w:color w:val="2F5496" w:themeColor="accent1" w:themeShade="BF"/>
          <w:sz w:val="23"/>
          <w:szCs w:val="23"/>
        </w:rPr>
        <w:t>11 small</w:t>
      </w:r>
      <w:r w:rsidR="002906D2">
        <w:rPr>
          <w:rFonts w:eastAsia="Times New Roman" w:cstheme="minorHAnsi"/>
          <w:color w:val="2F5496" w:themeColor="accent1" w:themeShade="BF"/>
          <w:sz w:val="23"/>
          <w:szCs w:val="23"/>
        </w:rPr>
        <w:t>-scale</w:t>
      </w:r>
      <w:r w:rsidR="005B4B45">
        <w:rPr>
          <w:rFonts w:eastAsia="Times New Roman" w:cstheme="minorHAnsi"/>
          <w:color w:val="2F5496" w:themeColor="accent1" w:themeShade="BF"/>
          <w:sz w:val="23"/>
          <w:szCs w:val="23"/>
        </w:rPr>
        <w:t xml:space="preserve"> (1km – 10km)</w:t>
      </w:r>
      <w:r w:rsidR="002906D2">
        <w:rPr>
          <w:rFonts w:eastAsia="Times New Roman" w:cstheme="minorHAnsi"/>
          <w:color w:val="2F5496" w:themeColor="accent1" w:themeShade="BF"/>
          <w:sz w:val="23"/>
          <w:szCs w:val="23"/>
        </w:rPr>
        <w:t xml:space="preserve"> regions</w:t>
      </w:r>
      <w:r w:rsidR="00EB0D93">
        <w:rPr>
          <w:rFonts w:eastAsia="Times New Roman" w:cstheme="minorHAnsi"/>
          <w:color w:val="2F5496" w:themeColor="accent1" w:themeShade="BF"/>
          <w:sz w:val="23"/>
          <w:szCs w:val="23"/>
        </w:rPr>
        <w:t xml:space="preserve"> </w:t>
      </w:r>
      <w:ins w:id="86" w:author="Brett Bryan" w:date="2022-05-02T09:20:00Z">
        <w:r w:rsidR="008868A3">
          <w:rPr>
            <w:rFonts w:eastAsia="Times New Roman" w:cstheme="minorHAnsi"/>
            <w:color w:val="2F5496" w:themeColor="accent1" w:themeShade="BF"/>
            <w:sz w:val="23"/>
            <w:szCs w:val="23"/>
          </w:rPr>
          <w:t xml:space="preserve">to illustrate the urban patterns learned by U-Net </w:t>
        </w:r>
      </w:ins>
      <w:del w:id="87" w:author="Brett Bryan" w:date="2022-05-02T09:20:00Z">
        <w:r w:rsidR="002906D2" w:rsidDel="006816E7">
          <w:rPr>
            <w:rFonts w:eastAsia="Times New Roman" w:cstheme="minorHAnsi"/>
            <w:color w:val="2F5496" w:themeColor="accent1" w:themeShade="BF"/>
            <w:sz w:val="23"/>
            <w:szCs w:val="23"/>
          </w:rPr>
          <w:delText xml:space="preserve">to </w:delText>
        </w:r>
        <w:r w:rsidR="00EB0D93" w:rsidDel="006816E7">
          <w:rPr>
            <w:rFonts w:eastAsia="Times New Roman" w:cstheme="minorHAnsi"/>
            <w:color w:val="2F5496" w:themeColor="accent1" w:themeShade="BF"/>
            <w:sz w:val="23"/>
            <w:szCs w:val="23"/>
          </w:rPr>
          <w:delText>present th</w:delText>
        </w:r>
        <w:r w:rsidR="00B556EC" w:rsidDel="006816E7">
          <w:rPr>
            <w:rFonts w:eastAsia="Times New Roman" w:cstheme="minorHAnsi"/>
            <w:color w:val="2F5496" w:themeColor="accent1" w:themeShade="BF"/>
            <w:sz w:val="23"/>
            <w:szCs w:val="23"/>
          </w:rPr>
          <w:delText>at U-Net has learned</w:delText>
        </w:r>
        <w:r w:rsidR="00672652" w:rsidDel="006816E7">
          <w:rPr>
            <w:rFonts w:eastAsia="Times New Roman" w:cstheme="minorHAnsi"/>
            <w:color w:val="2F5496" w:themeColor="accent1" w:themeShade="BF"/>
            <w:sz w:val="23"/>
            <w:szCs w:val="23"/>
          </w:rPr>
          <w:delText xml:space="preserve"> some inherent patterns </w:delText>
        </w:r>
      </w:del>
      <w:r w:rsidR="00CD73E1">
        <w:rPr>
          <w:rFonts w:eastAsia="Times New Roman" w:cstheme="minorHAnsi"/>
          <w:color w:val="2F5496" w:themeColor="accent1" w:themeShade="BF"/>
          <w:sz w:val="23"/>
          <w:szCs w:val="23"/>
        </w:rPr>
        <w:t>(i.e., the neighborhood, gravity</w:t>
      </w:r>
      <w:r w:rsidR="00E12890">
        <w:rPr>
          <w:rFonts w:eastAsia="Times New Roman" w:cstheme="minorHAnsi"/>
          <w:color w:val="2F5496" w:themeColor="accent1" w:themeShade="BF"/>
          <w:sz w:val="23"/>
          <w:szCs w:val="23"/>
        </w:rPr>
        <w:t>, and linear effects</w:t>
      </w:r>
      <w:r w:rsidR="00CD73E1">
        <w:rPr>
          <w:rFonts w:eastAsia="Times New Roman" w:cstheme="minorHAnsi"/>
          <w:color w:val="2F5496" w:themeColor="accent1" w:themeShade="BF"/>
          <w:sz w:val="23"/>
          <w:szCs w:val="23"/>
        </w:rPr>
        <w:t>)</w:t>
      </w:r>
      <w:ins w:id="88" w:author="Brett Bryan" w:date="2022-05-02T09:21:00Z">
        <w:r w:rsidR="00647261">
          <w:rPr>
            <w:rFonts w:eastAsia="Times New Roman" w:cstheme="minorHAnsi"/>
            <w:color w:val="2F5496" w:themeColor="accent1" w:themeShade="BF"/>
            <w:sz w:val="23"/>
            <w:szCs w:val="23"/>
          </w:rPr>
          <w:t xml:space="preserve"> to the reader</w:t>
        </w:r>
      </w:ins>
      <w:del w:id="89" w:author="Brett Bryan" w:date="2022-05-02T09:20:00Z">
        <w:r w:rsidR="00CD73E1" w:rsidDel="006816E7">
          <w:rPr>
            <w:rFonts w:eastAsia="Times New Roman" w:cstheme="minorHAnsi"/>
            <w:color w:val="2F5496" w:themeColor="accent1" w:themeShade="BF"/>
            <w:sz w:val="23"/>
            <w:szCs w:val="23"/>
          </w:rPr>
          <w:delText xml:space="preserve"> </w:delText>
        </w:r>
        <w:r w:rsidR="00672652" w:rsidDel="006816E7">
          <w:rPr>
            <w:rFonts w:eastAsia="Times New Roman" w:cstheme="minorHAnsi"/>
            <w:color w:val="2F5496" w:themeColor="accent1" w:themeShade="BF"/>
            <w:sz w:val="23"/>
            <w:szCs w:val="23"/>
          </w:rPr>
          <w:delText>of urban development</w:delText>
        </w:r>
      </w:del>
      <w:r w:rsidR="002F1BBA">
        <w:rPr>
          <w:rFonts w:eastAsia="Times New Roman" w:cstheme="minorHAnsi"/>
          <w:color w:val="2F5496" w:themeColor="accent1" w:themeShade="BF"/>
          <w:sz w:val="23"/>
          <w:szCs w:val="23"/>
        </w:rPr>
        <w:t xml:space="preserve">. </w:t>
      </w:r>
      <w:ins w:id="90" w:author="Brett Bryan" w:date="2022-05-02T09:21:00Z">
        <w:r w:rsidR="006816E7">
          <w:rPr>
            <w:rFonts w:eastAsia="Times New Roman" w:cstheme="minorHAnsi"/>
            <w:color w:val="2F5496" w:themeColor="accent1" w:themeShade="BF"/>
            <w:sz w:val="23"/>
            <w:szCs w:val="23"/>
          </w:rPr>
          <w:t xml:space="preserve">The illustrative inset areas were selected to cover the full gradient of </w:t>
        </w:r>
        <w:r w:rsidR="00647261">
          <w:rPr>
            <w:rFonts w:eastAsia="Times New Roman" w:cstheme="minorHAnsi"/>
            <w:color w:val="2F5496" w:themeColor="accent1" w:themeShade="BF"/>
            <w:sz w:val="23"/>
            <w:szCs w:val="23"/>
          </w:rPr>
          <w:t xml:space="preserve">city size and span the entire study area. </w:t>
        </w:r>
      </w:ins>
      <w:r w:rsidR="002F1BBA">
        <w:rPr>
          <w:rFonts w:eastAsia="Times New Roman" w:cstheme="minorHAnsi"/>
          <w:color w:val="2F5496" w:themeColor="accent1" w:themeShade="BF"/>
          <w:sz w:val="23"/>
          <w:szCs w:val="23"/>
        </w:rPr>
        <w:t>The reason</w:t>
      </w:r>
      <w:r w:rsidR="00555F3C">
        <w:rPr>
          <w:rFonts w:eastAsia="Times New Roman" w:cstheme="minorHAnsi"/>
          <w:color w:val="2F5496" w:themeColor="accent1" w:themeShade="BF"/>
          <w:sz w:val="23"/>
          <w:szCs w:val="23"/>
        </w:rPr>
        <w:t xml:space="preserve"> for choosing small</w:t>
      </w:r>
      <w:r w:rsidR="00E64415">
        <w:rPr>
          <w:rFonts w:eastAsia="Times New Roman" w:cstheme="minorHAnsi"/>
          <w:color w:val="2F5496" w:themeColor="accent1" w:themeShade="BF"/>
          <w:sz w:val="23"/>
          <w:szCs w:val="23"/>
        </w:rPr>
        <w:t>-scale regions</w:t>
      </w:r>
      <w:r w:rsidR="002F1BBA">
        <w:rPr>
          <w:rFonts w:eastAsia="Times New Roman" w:cstheme="minorHAnsi"/>
          <w:color w:val="2F5496" w:themeColor="accent1" w:themeShade="BF"/>
          <w:sz w:val="23"/>
          <w:szCs w:val="23"/>
        </w:rPr>
        <w:t xml:space="preserve"> is that </w:t>
      </w:r>
      <w:r w:rsidR="00804DCA">
        <w:rPr>
          <w:rFonts w:eastAsia="Times New Roman" w:cstheme="minorHAnsi"/>
          <w:color w:val="2F5496" w:themeColor="accent1" w:themeShade="BF"/>
          <w:sz w:val="23"/>
          <w:szCs w:val="23"/>
        </w:rPr>
        <w:t>urban expansion simulation usually performs less accura</w:t>
      </w:r>
      <w:r w:rsidR="00F53B43">
        <w:rPr>
          <w:rFonts w:eastAsia="Times New Roman" w:cstheme="minorHAnsi"/>
          <w:color w:val="2F5496" w:themeColor="accent1" w:themeShade="BF"/>
          <w:sz w:val="23"/>
          <w:szCs w:val="23"/>
        </w:rPr>
        <w:t>te</w:t>
      </w:r>
      <w:r w:rsidR="00A70246">
        <w:rPr>
          <w:rFonts w:eastAsia="Times New Roman" w:cstheme="minorHAnsi"/>
          <w:color w:val="2F5496" w:themeColor="accent1" w:themeShade="BF"/>
          <w:sz w:val="23"/>
          <w:szCs w:val="23"/>
        </w:rPr>
        <w:t>ly</w:t>
      </w:r>
      <w:r w:rsidR="00804DCA">
        <w:rPr>
          <w:rFonts w:eastAsia="Times New Roman" w:cstheme="minorHAnsi"/>
          <w:color w:val="2F5496" w:themeColor="accent1" w:themeShade="BF"/>
          <w:sz w:val="23"/>
          <w:szCs w:val="23"/>
        </w:rPr>
        <w:t xml:space="preserve"> in small areas than </w:t>
      </w:r>
      <w:r w:rsidR="00F53B43">
        <w:rPr>
          <w:rFonts w:eastAsia="Times New Roman" w:cstheme="minorHAnsi"/>
          <w:color w:val="2F5496" w:themeColor="accent1" w:themeShade="BF"/>
          <w:sz w:val="23"/>
          <w:szCs w:val="23"/>
        </w:rPr>
        <w:t xml:space="preserve">in </w:t>
      </w:r>
      <w:r w:rsidR="00804DCA">
        <w:rPr>
          <w:rFonts w:eastAsia="Times New Roman" w:cstheme="minorHAnsi"/>
          <w:color w:val="2F5496" w:themeColor="accent1" w:themeShade="BF"/>
          <w:sz w:val="23"/>
          <w:szCs w:val="23"/>
        </w:rPr>
        <w:t xml:space="preserve">larger </w:t>
      </w:r>
      <w:r w:rsidR="00F53B43">
        <w:rPr>
          <w:rFonts w:eastAsia="Times New Roman" w:cstheme="minorHAnsi"/>
          <w:color w:val="2F5496" w:themeColor="accent1" w:themeShade="BF"/>
          <w:sz w:val="23"/>
          <w:szCs w:val="23"/>
        </w:rPr>
        <w:t>regions</w:t>
      </w:r>
      <w:r w:rsidR="004805C6">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87e8e251-4b75-4233-9f96-8b4450339671"/>
          <w:id w:val="1714996815"/>
          <w:placeholder>
            <w:docPart w:val="DefaultPlaceholder_-1854013440"/>
          </w:placeholder>
        </w:sdtPr>
        <w:sdtEndPr/>
        <w:sdtContent>
          <w:r w:rsidR="004805C6">
            <w:rPr>
              <w:rFonts w:eastAsia="Times New Roman" w:cstheme="minorHAnsi"/>
              <w:color w:val="2F5496" w:themeColor="accent1" w:themeShade="BF"/>
              <w:sz w:val="23"/>
              <w:szCs w:val="23"/>
            </w:rPr>
            <w:fldChar w:fldCharType="begin"/>
          </w:r>
          <w:r w:rsidR="005D700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3ZThjYjBkLWVhYWItNGM3ZC1iNTI2LTc1MGM4YTBhNjJiNSIsIlJhbmdlTGVuZ3RoIjoyMS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gMjAwOCkifV19LCJUYWciOiJDaXRhdmlQbGFjZWhvbGRlciM4N2U4ZTI1MS00Yjc1LTQyMzMtOWY5Ni04YjQ0NTAzMzk2NzEiLCJUZXh0IjoiKFBvbnRpdXMgZXQgYWwuIDIwMDgpIiwiV0FJVmVyc2lvbiI6IjYuMTEuMC4wIn0=}</w:instrText>
          </w:r>
          <w:r w:rsidR="004805C6">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(Pontius et al. 2008)</w:t>
          </w:r>
          <w:r w:rsidR="004805C6">
            <w:rPr>
              <w:rFonts w:eastAsia="Times New Roman" w:cstheme="minorHAnsi"/>
              <w:color w:val="2F5496" w:themeColor="accent1" w:themeShade="BF"/>
              <w:sz w:val="23"/>
              <w:szCs w:val="23"/>
            </w:rPr>
            <w:fldChar w:fldCharType="end"/>
          </w:r>
        </w:sdtContent>
      </w:sdt>
      <w:r w:rsidR="00804DCA">
        <w:rPr>
          <w:rFonts w:eastAsia="Times New Roman" w:cstheme="minorHAnsi"/>
          <w:color w:val="2F5496" w:themeColor="accent1" w:themeShade="BF"/>
          <w:sz w:val="23"/>
          <w:szCs w:val="23"/>
        </w:rPr>
        <w:t>.</w:t>
      </w:r>
      <w:r w:rsidR="006062BB">
        <w:rPr>
          <w:rFonts w:eastAsia="Times New Roman" w:cstheme="minorHAnsi"/>
          <w:color w:val="2F5496" w:themeColor="accent1" w:themeShade="BF"/>
          <w:sz w:val="23"/>
          <w:szCs w:val="23"/>
        </w:rPr>
        <w:t xml:space="preserve"> If </w:t>
      </w:r>
      <w:r w:rsidR="00A70246">
        <w:rPr>
          <w:rFonts w:eastAsia="Times New Roman" w:cstheme="minorHAnsi"/>
          <w:color w:val="2F5496" w:themeColor="accent1" w:themeShade="BF"/>
          <w:sz w:val="23"/>
          <w:szCs w:val="23"/>
        </w:rPr>
        <w:t xml:space="preserve">the </w:t>
      </w:r>
      <w:r w:rsidR="00D83190">
        <w:rPr>
          <w:rFonts w:eastAsia="Times New Roman" w:cstheme="minorHAnsi"/>
          <w:color w:val="2F5496" w:themeColor="accent1" w:themeShade="BF"/>
          <w:sz w:val="23"/>
          <w:szCs w:val="23"/>
        </w:rPr>
        <w:t>simulation</w:t>
      </w:r>
      <w:r w:rsidR="00862574">
        <w:rPr>
          <w:rFonts w:eastAsia="Times New Roman" w:cstheme="minorHAnsi"/>
          <w:color w:val="2F5496" w:themeColor="accent1" w:themeShade="BF"/>
          <w:sz w:val="23"/>
          <w:szCs w:val="23"/>
        </w:rPr>
        <w:t xml:space="preserve"> in a </w:t>
      </w:r>
      <w:r w:rsidR="00047966">
        <w:rPr>
          <w:rFonts w:eastAsia="Times New Roman" w:cstheme="minorHAnsi"/>
          <w:color w:val="2F5496" w:themeColor="accent1" w:themeShade="BF"/>
          <w:sz w:val="23"/>
          <w:szCs w:val="23"/>
        </w:rPr>
        <w:t>small area</w:t>
      </w:r>
      <w:r w:rsidR="00F62E79">
        <w:rPr>
          <w:rFonts w:eastAsia="Times New Roman" w:cstheme="minorHAnsi"/>
          <w:color w:val="2F5496" w:themeColor="accent1" w:themeShade="BF"/>
          <w:sz w:val="23"/>
          <w:szCs w:val="23"/>
        </w:rPr>
        <w:t xml:space="preserve"> looks </w:t>
      </w:r>
      <w:r w:rsidR="00560344">
        <w:rPr>
          <w:rFonts w:eastAsia="Times New Roman" w:cstheme="minorHAnsi"/>
          <w:color w:val="2F5496" w:themeColor="accent1" w:themeShade="BF"/>
          <w:sz w:val="23"/>
          <w:szCs w:val="23"/>
        </w:rPr>
        <w:t>sensible</w:t>
      </w:r>
      <w:r w:rsidR="00F62E79">
        <w:rPr>
          <w:rFonts w:eastAsia="Times New Roman" w:cstheme="minorHAnsi"/>
          <w:color w:val="2F5496" w:themeColor="accent1" w:themeShade="BF"/>
          <w:sz w:val="23"/>
          <w:szCs w:val="23"/>
        </w:rPr>
        <w:t xml:space="preserve">, readers are more likely to be convinced </w:t>
      </w:r>
      <w:r w:rsidR="00047966">
        <w:rPr>
          <w:rFonts w:eastAsia="Times New Roman" w:cstheme="minorHAnsi"/>
          <w:color w:val="2F5496" w:themeColor="accent1" w:themeShade="BF"/>
          <w:sz w:val="23"/>
          <w:szCs w:val="23"/>
        </w:rPr>
        <w:t xml:space="preserve">that </w:t>
      </w:r>
      <w:r w:rsidR="00F62E79">
        <w:rPr>
          <w:rFonts w:eastAsia="Times New Roman" w:cstheme="minorHAnsi"/>
          <w:color w:val="2F5496" w:themeColor="accent1" w:themeShade="BF"/>
          <w:sz w:val="23"/>
          <w:szCs w:val="23"/>
        </w:rPr>
        <w:t xml:space="preserve">the deep learning </w:t>
      </w:r>
      <w:r w:rsidR="002C282D">
        <w:rPr>
          <w:rFonts w:eastAsia="Times New Roman" w:cstheme="minorHAnsi"/>
          <w:color w:val="2F5496" w:themeColor="accent1" w:themeShade="BF"/>
          <w:sz w:val="23"/>
          <w:szCs w:val="23"/>
        </w:rPr>
        <w:t xml:space="preserve">architecture </w:t>
      </w:r>
      <w:r w:rsidR="0048375A">
        <w:rPr>
          <w:rFonts w:eastAsia="Times New Roman" w:cstheme="minorHAnsi"/>
          <w:color w:val="2F5496" w:themeColor="accent1" w:themeShade="BF"/>
          <w:sz w:val="23"/>
          <w:szCs w:val="23"/>
        </w:rPr>
        <w:t>could</w:t>
      </w:r>
      <w:r w:rsidR="002C282D">
        <w:rPr>
          <w:rFonts w:eastAsia="Times New Roman" w:cstheme="minorHAnsi"/>
          <w:color w:val="2F5496" w:themeColor="accent1" w:themeShade="BF"/>
          <w:sz w:val="23"/>
          <w:szCs w:val="23"/>
        </w:rPr>
        <w:t xml:space="preserve"> </w:t>
      </w:r>
      <w:r w:rsidR="00645605">
        <w:rPr>
          <w:rFonts w:eastAsia="Times New Roman" w:cstheme="minorHAnsi"/>
          <w:color w:val="2F5496" w:themeColor="accent1" w:themeShade="BF"/>
          <w:sz w:val="23"/>
          <w:szCs w:val="23"/>
        </w:rPr>
        <w:t>simulate the urban development well</w:t>
      </w:r>
      <w:r w:rsidR="002C282D">
        <w:rPr>
          <w:rFonts w:eastAsia="Times New Roman" w:cstheme="minorHAnsi"/>
          <w:color w:val="2F5496" w:themeColor="accent1" w:themeShade="BF"/>
          <w:sz w:val="23"/>
          <w:szCs w:val="23"/>
        </w:rPr>
        <w:t xml:space="preserve"> </w:t>
      </w:r>
      <w:r w:rsidR="00A70246">
        <w:rPr>
          <w:rFonts w:eastAsia="Times New Roman" w:cstheme="minorHAnsi"/>
          <w:color w:val="2F5496" w:themeColor="accent1" w:themeShade="BF"/>
          <w:sz w:val="23"/>
          <w:szCs w:val="23"/>
        </w:rPr>
        <w:t>o</w:t>
      </w:r>
      <w:r w:rsidR="002C282D">
        <w:rPr>
          <w:rFonts w:eastAsia="Times New Roman" w:cstheme="minorHAnsi"/>
          <w:color w:val="2F5496" w:themeColor="accent1" w:themeShade="BF"/>
          <w:sz w:val="23"/>
          <w:szCs w:val="23"/>
        </w:rPr>
        <w:t>n the overall scale.</w:t>
      </w:r>
      <w:ins w:id="91" w:author="Brett Bryan" w:date="2022-05-02T09:21:00Z">
        <w:r w:rsidR="00647261">
          <w:rPr>
            <w:rFonts w:eastAsia="Times New Roman" w:cstheme="minorHAnsi"/>
            <w:color w:val="2F5496" w:themeColor="accent1" w:themeShade="BF"/>
            <w:sz w:val="23"/>
            <w:szCs w:val="23"/>
          </w:rPr>
          <w:t xml:space="preserve"> The full dataset is available online if the </w:t>
        </w:r>
      </w:ins>
      <w:ins w:id="92" w:author="Brett Bryan" w:date="2022-05-02T09:22:00Z">
        <w:r w:rsidR="00647261">
          <w:rPr>
            <w:rFonts w:eastAsia="Times New Roman" w:cstheme="minorHAnsi"/>
            <w:color w:val="2F5496" w:themeColor="accent1" w:themeShade="BF"/>
            <w:sz w:val="23"/>
            <w:szCs w:val="23"/>
          </w:rPr>
          <w:t>reader wishes to make a more detailed inspection</w:t>
        </w:r>
        <w:r w:rsidR="006C72B1">
          <w:rPr>
            <w:rFonts w:eastAsia="Times New Roman" w:cstheme="minorHAnsi"/>
            <w:color w:val="2F5496" w:themeColor="accent1" w:themeShade="BF"/>
            <w:sz w:val="23"/>
            <w:szCs w:val="23"/>
          </w:rPr>
          <w:t xml:space="preserve"> or inspect other areas.</w:t>
        </w:r>
      </w:ins>
    </w:p>
    <w:p w14:paraId="39D7655F" w14:textId="1BE1025A" w:rsidR="009A1B69" w:rsidRPr="00472985" w:rsidRDefault="00B6059E" w:rsidP="00DE3B54">
      <w:pPr>
        <w:spacing w:line="276" w:lineRule="auto"/>
        <w:ind w:left="567"/>
        <w:rPr>
          <w:rFonts w:ascii="Calibri" w:hAnsi="Calibri" w:cs="Calibri"/>
          <w:color w:val="2F5496" w:themeColor="accent1" w:themeShade="BF"/>
          <w:sz w:val="23"/>
          <w:szCs w:val="23"/>
        </w:rPr>
      </w:pPr>
      <w:commentRangeStart w:id="93"/>
      <w:r w:rsidRPr="002A2C75">
        <w:rPr>
          <w:rFonts w:eastAsia="Times New Roman" w:cstheme="minorHAnsi"/>
          <w:color w:val="2F5496" w:themeColor="accent1" w:themeShade="BF"/>
          <w:sz w:val="23"/>
          <w:szCs w:val="23"/>
        </w:rPr>
        <w:t>To explain to readers</w:t>
      </w:r>
      <w:r w:rsidR="00920D41">
        <w:rPr>
          <w:rFonts w:eastAsia="Times New Roman" w:cstheme="minorHAnsi"/>
          <w:color w:val="2F5496" w:themeColor="accent1" w:themeShade="BF"/>
          <w:sz w:val="23"/>
          <w:szCs w:val="23"/>
        </w:rPr>
        <w:t xml:space="preserve"> about </w:t>
      </w:r>
      <w:r w:rsidRPr="002A2C75">
        <w:rPr>
          <w:rFonts w:eastAsia="Times New Roman" w:cstheme="minorHAnsi"/>
          <w:color w:val="2F5496" w:themeColor="accent1" w:themeShade="BF"/>
          <w:sz w:val="23"/>
          <w:szCs w:val="23"/>
        </w:rPr>
        <w:t>our visual</w:t>
      </w:r>
      <w:r w:rsidR="004A35AE" w:rsidRPr="002A2C75">
        <w:rPr>
          <w:rFonts w:eastAsia="Times New Roman" w:cstheme="minorHAnsi"/>
          <w:color w:val="2F5496" w:themeColor="accent1" w:themeShade="BF"/>
          <w:sz w:val="23"/>
          <w:szCs w:val="23"/>
        </w:rPr>
        <w:t xml:space="preserve"> </w:t>
      </w:r>
      <w:r w:rsidR="002A4920" w:rsidRPr="002A2C75">
        <w:rPr>
          <w:rFonts w:eastAsia="Times New Roman" w:cstheme="minorHAnsi"/>
          <w:color w:val="2F5496" w:themeColor="accent1" w:themeShade="BF"/>
          <w:sz w:val="23"/>
          <w:szCs w:val="23"/>
        </w:rPr>
        <w:t>inspection-based</w:t>
      </w:r>
      <w:r w:rsidR="004470E9" w:rsidRPr="002A2C75">
        <w:rPr>
          <w:rFonts w:eastAsia="Times New Roman" w:cstheme="minorHAnsi"/>
          <w:color w:val="2F5496" w:themeColor="accent1" w:themeShade="BF"/>
          <w:sz w:val="23"/>
          <w:szCs w:val="23"/>
        </w:rPr>
        <w:t xml:space="preserve"> </w:t>
      </w:r>
      <w:r w:rsidR="002A4920" w:rsidRPr="002A2C75">
        <w:rPr>
          <w:rFonts w:eastAsia="Times New Roman" w:cstheme="minorHAnsi"/>
          <w:color w:val="2F5496" w:themeColor="accent1" w:themeShade="BF"/>
          <w:sz w:val="23"/>
          <w:szCs w:val="23"/>
        </w:rPr>
        <w:t xml:space="preserve">pattern </w:t>
      </w:r>
      <w:r w:rsidR="004470E9" w:rsidRPr="002A2C75">
        <w:rPr>
          <w:rFonts w:eastAsia="Times New Roman" w:cstheme="minorHAnsi"/>
          <w:color w:val="2F5496" w:themeColor="accent1" w:themeShade="BF"/>
          <w:sz w:val="23"/>
          <w:szCs w:val="23"/>
        </w:rPr>
        <w:t>evaluati</w:t>
      </w:r>
      <w:r w:rsidR="00A70246">
        <w:rPr>
          <w:rFonts w:eastAsia="Times New Roman" w:cstheme="minorHAnsi"/>
          <w:color w:val="2F5496" w:themeColor="accent1" w:themeShade="BF"/>
          <w:sz w:val="23"/>
          <w:szCs w:val="23"/>
        </w:rPr>
        <w:t>on</w:t>
      </w:r>
      <w:r w:rsidR="00F52AA0" w:rsidRPr="002A2C75">
        <w:rPr>
          <w:rFonts w:eastAsia="Times New Roman" w:cstheme="minorHAnsi"/>
          <w:color w:val="2F5496" w:themeColor="accent1" w:themeShade="BF"/>
          <w:sz w:val="23"/>
          <w:szCs w:val="23"/>
        </w:rPr>
        <w:t xml:space="preserve">, </w:t>
      </w:r>
      <w:r w:rsidR="003E7388" w:rsidRPr="002A2C75">
        <w:rPr>
          <w:rFonts w:eastAsia="Times New Roman" w:cstheme="minorHAnsi"/>
          <w:color w:val="2F5496" w:themeColor="accent1" w:themeShade="BF"/>
          <w:sz w:val="23"/>
          <w:szCs w:val="23"/>
        </w:rPr>
        <w:t>we</w:t>
      </w:r>
      <w:r w:rsidR="00B34D88" w:rsidRPr="002A2C75">
        <w:rPr>
          <w:rFonts w:eastAsia="Times New Roman" w:cstheme="minorHAnsi"/>
          <w:color w:val="2F5496" w:themeColor="accent1" w:themeShade="BF"/>
          <w:sz w:val="23"/>
          <w:szCs w:val="23"/>
        </w:rPr>
        <w:t xml:space="preserve"> added the description of “</w:t>
      </w:r>
      <w:r w:rsidR="00CD0F55" w:rsidRPr="00CD0F55">
        <w:rPr>
          <w:rFonts w:eastAsia="Times New Roman" w:cstheme="minorHAnsi"/>
          <w:color w:val="2F5496" w:themeColor="accent1" w:themeShade="BF"/>
          <w:sz w:val="23"/>
          <w:szCs w:val="23"/>
        </w:rPr>
        <w:t xml:space="preserve">The accuracy metrics and spatial pattern metrics have limited power to fully abstract the spatial patterns in urban </w:t>
      </w:r>
      <w:r w:rsidR="0017377C">
        <w:rPr>
          <w:rFonts w:eastAsia="Times New Roman" w:cstheme="minorHAnsi"/>
          <w:color w:val="2F5496" w:themeColor="accent1" w:themeShade="BF"/>
          <w:sz w:val="23"/>
          <w:szCs w:val="23"/>
        </w:rPr>
        <w:t>land-use</w:t>
      </w:r>
      <w:r w:rsidR="00CD0F55" w:rsidRPr="00CD0F55">
        <w:rPr>
          <w:rFonts w:eastAsia="Times New Roman" w:cstheme="minorHAnsi"/>
          <w:color w:val="2F5496" w:themeColor="accent1" w:themeShade="BF"/>
          <w:sz w:val="23"/>
          <w:szCs w:val="23"/>
        </w:rPr>
        <w:t xml:space="preserve"> simulation </w:t>
      </w:r>
      <w:sdt>
        <w:sdtPr>
          <w:rPr>
            <w:rFonts w:eastAsia="Times New Roman" w:cstheme="minorHAnsi"/>
            <w:color w:val="2F5496" w:themeColor="accent1" w:themeShade="BF"/>
            <w:sz w:val="23"/>
            <w:szCs w:val="23"/>
          </w:rPr>
          <w:alias w:val="To edit, see citavi.com/edit"/>
          <w:tag w:val="CitaviPlaceholder#64f18203-32fc-4934-90f2-c856345cd0ec"/>
          <w:id w:val="-1356807097"/>
          <w:placeholder>
            <w:docPart w:val="3F0F4DEA13274BC9B281C13AFD2E651E"/>
          </w:placeholder>
        </w:sdtPr>
        <w:sdtEndPr/>
        <w:sdtContent>
          <w:r w:rsidR="002A2C75" w:rsidRPr="002A2C75">
            <w:rPr>
              <w:rFonts w:eastAsia="Times New Roman" w:cstheme="minorHAnsi"/>
              <w:color w:val="2F5496" w:themeColor="accent1" w:themeShade="BF"/>
              <w:sz w:val="23"/>
              <w:szCs w:val="23"/>
            </w:rPr>
            <w:fldChar w:fldCharType="begin"/>
          </w:r>
          <w:r w:rsidR="0014487E">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YzJlNGZmLTg0NzMtNDZiOC05ZDZkLTk1ZDE1ZjE4MWMyYyIsIlJhbmdlTGVuZ3RoIjoxOSwiUmVmZXJlbmNlSWQiOiI4MjE4MzE5Ny01M2RhLTQxZWQtOGFjNC05MGEyOGVlZTg4Y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JpYmxpby51Z2VudC5iZS9wdWJsaWNhdGlvbi82OTU1MTgiLCJVcmlTdHJpbmciOiJodHRwOi8vYmlibGlvLnVnZW50LmJlL3B1YmxpY2F0aW9uLzY5NTUx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wMDcvczQwODIzLTAxNy0wMDI2LTAiLCJVcmlTdHJpbmciOiJodHRwczovL2RvaS5vcmcvMTAuMTAwNy9zNDA4MjMtMDE3LTAwMjYtMC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}</w:instrText>
          </w:r>
          <w:r w:rsidR="002A2C75" w:rsidRPr="002A2C75">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(Uuemaa et al. 2009; Frazier and Kedron 2017; Pontius et al. 2008)</w:t>
          </w:r>
          <w:r w:rsidR="002A2C75" w:rsidRPr="002A2C75">
            <w:rPr>
              <w:rFonts w:eastAsia="Times New Roman" w:cstheme="minorHAnsi"/>
              <w:color w:val="2F5496" w:themeColor="accent1" w:themeShade="BF"/>
              <w:sz w:val="23"/>
              <w:szCs w:val="23"/>
            </w:rPr>
            <w:fldChar w:fldCharType="end"/>
          </w:r>
        </w:sdtContent>
      </w:sdt>
      <w:r w:rsidR="00B26C6A">
        <w:rPr>
          <w:rFonts w:eastAsia="Times New Roman" w:cstheme="minorHAnsi"/>
          <w:color w:val="2F5496" w:themeColor="accent1" w:themeShade="BF"/>
          <w:sz w:val="23"/>
          <w:szCs w:val="23"/>
        </w:rPr>
        <w:t xml:space="preserve">” in the </w:t>
      </w:r>
      <w:r w:rsidR="00D04E52">
        <w:rPr>
          <w:rFonts w:eastAsia="Times New Roman" w:cstheme="minorHAnsi"/>
          <w:color w:val="2F5496" w:themeColor="accent1" w:themeShade="BF"/>
          <w:sz w:val="23"/>
          <w:szCs w:val="23"/>
        </w:rPr>
        <w:t>“</w:t>
      </w:r>
      <w:r w:rsidR="00D04E52" w:rsidRPr="00D04E52">
        <w:rPr>
          <w:rFonts w:eastAsia="Times New Roman" w:cstheme="minorHAnsi"/>
          <w:color w:val="2F5496" w:themeColor="accent1" w:themeShade="BF"/>
          <w:sz w:val="23"/>
          <w:szCs w:val="23"/>
        </w:rPr>
        <w:t>4.1. Mimicking real-world urban patterns and dynamics</w:t>
      </w:r>
      <w:r w:rsidR="00D04E52">
        <w:rPr>
          <w:rFonts w:eastAsia="Times New Roman" w:cstheme="minorHAnsi"/>
          <w:color w:val="2F5496" w:themeColor="accent1" w:themeShade="BF"/>
          <w:sz w:val="23"/>
          <w:szCs w:val="23"/>
        </w:rPr>
        <w:t xml:space="preserve">” </w:t>
      </w:r>
      <w:proofErr w:type="gramStart"/>
      <w:r w:rsidR="00B26C6A">
        <w:rPr>
          <w:rFonts w:eastAsia="Times New Roman" w:cstheme="minorHAnsi"/>
          <w:color w:val="2F5496" w:themeColor="accent1" w:themeShade="BF"/>
          <w:sz w:val="23"/>
          <w:szCs w:val="23"/>
        </w:rPr>
        <w:t>section, and</w:t>
      </w:r>
      <w:proofErr w:type="gramEnd"/>
      <w:r w:rsidR="00B26C6A">
        <w:rPr>
          <w:rFonts w:eastAsia="Times New Roman" w:cstheme="minorHAnsi"/>
          <w:color w:val="2F5496" w:themeColor="accent1" w:themeShade="BF"/>
          <w:sz w:val="23"/>
          <w:szCs w:val="23"/>
        </w:rPr>
        <w:t xml:space="preserve"> added</w:t>
      </w:r>
      <w:r w:rsidR="002A2C75" w:rsidRPr="002A2C75">
        <w:rPr>
          <w:rFonts w:eastAsia="Times New Roman" w:cstheme="minorHAnsi"/>
          <w:color w:val="2F5496" w:themeColor="accent1" w:themeShade="BF"/>
          <w:sz w:val="23"/>
          <w:szCs w:val="23"/>
        </w:rPr>
        <w:t xml:space="preserve"> </w:t>
      </w:r>
      <w:r w:rsidR="00B26C6A">
        <w:rPr>
          <w:rFonts w:eastAsia="Times New Roman" w:cstheme="minorHAnsi"/>
          <w:color w:val="2F5496" w:themeColor="accent1" w:themeShade="BF"/>
          <w:sz w:val="23"/>
          <w:szCs w:val="23"/>
        </w:rPr>
        <w:t>“</w:t>
      </w:r>
      <w:r w:rsidR="00A20DEE" w:rsidRPr="00A20DEE">
        <w:rPr>
          <w:rFonts w:eastAsia="Times New Roman" w:cstheme="minorHAnsi"/>
          <w:color w:val="2F5496" w:themeColor="accent1" w:themeShade="BF"/>
          <w:sz w:val="23"/>
          <w:szCs w:val="23"/>
        </w:rPr>
        <w:t xml:space="preserve">To assess the U-Net’s ability in simulating urban </w:t>
      </w:r>
      <w:r w:rsidR="0017377C">
        <w:rPr>
          <w:rFonts w:eastAsia="Times New Roman" w:cstheme="minorHAnsi"/>
          <w:color w:val="2F5496" w:themeColor="accent1" w:themeShade="BF"/>
          <w:sz w:val="23"/>
          <w:szCs w:val="23"/>
        </w:rPr>
        <w:t>land-use</w:t>
      </w:r>
      <w:r w:rsidR="00A20DEE" w:rsidRPr="00A20DEE">
        <w:rPr>
          <w:rFonts w:eastAsia="Times New Roman" w:cstheme="minorHAnsi"/>
          <w:color w:val="2F5496" w:themeColor="accent1" w:themeShade="BF"/>
          <w:sz w:val="23"/>
          <w:szCs w:val="23"/>
        </w:rPr>
        <w:t>, we randomly selected 11 evenly distributed regions in the research area and visually inspect the resulted maps focus</w:t>
      </w:r>
      <w:r w:rsidR="00920D41">
        <w:rPr>
          <w:rFonts w:eastAsia="Times New Roman" w:cstheme="minorHAnsi"/>
          <w:color w:val="2F5496" w:themeColor="accent1" w:themeShade="BF"/>
          <w:sz w:val="23"/>
          <w:szCs w:val="23"/>
        </w:rPr>
        <w:t>ing</w:t>
      </w:r>
      <w:r w:rsidR="00A20DEE" w:rsidRPr="00A20DEE">
        <w:rPr>
          <w:rFonts w:eastAsia="Times New Roman" w:cstheme="minorHAnsi"/>
          <w:color w:val="2F5496" w:themeColor="accent1" w:themeShade="BF"/>
          <w:sz w:val="23"/>
          <w:szCs w:val="23"/>
        </w:rPr>
        <w:t xml:space="preserve"> on if U-Net had captured the important urban development characteristics such as gravity, neighborhood, and linear effects.</w:t>
      </w:r>
      <w:r w:rsidR="00B34D88">
        <w:rPr>
          <w:rFonts w:eastAsia="Times New Roman" w:cstheme="minorHAnsi"/>
          <w:color w:val="2F5496" w:themeColor="accent1" w:themeShade="BF"/>
          <w:sz w:val="23"/>
          <w:szCs w:val="23"/>
        </w:rPr>
        <w:t>”</w:t>
      </w:r>
      <w:r w:rsidR="00017925">
        <w:rPr>
          <w:rFonts w:eastAsia="Times New Roman" w:cstheme="minorHAnsi"/>
          <w:color w:val="2F5496" w:themeColor="accent1" w:themeShade="BF"/>
          <w:sz w:val="23"/>
          <w:szCs w:val="23"/>
        </w:rPr>
        <w:t xml:space="preserve"> </w:t>
      </w:r>
      <w:r w:rsidR="002B4C39">
        <w:rPr>
          <w:rFonts w:eastAsia="Times New Roman" w:cstheme="minorHAnsi"/>
          <w:color w:val="2F5496" w:themeColor="accent1" w:themeShade="BF"/>
          <w:sz w:val="23"/>
          <w:szCs w:val="23"/>
        </w:rPr>
        <w:t xml:space="preserve">in the </w:t>
      </w:r>
      <w:r w:rsidR="00D24A62">
        <w:rPr>
          <w:rFonts w:eastAsia="Times New Roman" w:cstheme="minorHAnsi"/>
          <w:color w:val="2F5496" w:themeColor="accent1" w:themeShade="BF"/>
          <w:sz w:val="23"/>
          <w:szCs w:val="23"/>
        </w:rPr>
        <w:t>“2.7 v</w:t>
      </w:r>
      <w:r w:rsidR="00D24A62" w:rsidRPr="00D24A62">
        <w:rPr>
          <w:rFonts w:eastAsia="Times New Roman" w:cstheme="minorHAnsi"/>
          <w:color w:val="2F5496" w:themeColor="accent1" w:themeShade="BF"/>
          <w:sz w:val="23"/>
          <w:szCs w:val="23"/>
        </w:rPr>
        <w:t>alidation and accuracy assessment</w:t>
      </w:r>
      <w:r w:rsidR="00D24A62">
        <w:rPr>
          <w:rFonts w:eastAsia="Times New Roman" w:cstheme="minorHAnsi"/>
          <w:color w:val="2F5496" w:themeColor="accent1" w:themeShade="BF"/>
          <w:sz w:val="23"/>
          <w:szCs w:val="23"/>
        </w:rPr>
        <w:t>” section.</w:t>
      </w:r>
      <w:r w:rsidR="00A24E52">
        <w:rPr>
          <w:rFonts w:eastAsia="Times New Roman" w:cstheme="minorHAnsi"/>
          <w:color w:val="2F5496" w:themeColor="accent1" w:themeShade="BF"/>
          <w:sz w:val="23"/>
          <w:szCs w:val="23"/>
        </w:rPr>
        <w:t xml:space="preserve"> </w:t>
      </w:r>
      <w:commentRangeEnd w:id="93"/>
      <w:r w:rsidR="003545F5">
        <w:rPr>
          <w:rStyle w:val="CommentReference"/>
        </w:rPr>
        <w:commentReference w:id="93"/>
      </w:r>
    </w:p>
    <w:p w14:paraId="3B3FB30A" w14:textId="56A16E73"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The highlight states "U-Net achieves similar accuracies with CA models with lengthen calibration". What do you mean about "lengthen calibration"? How does your study result support "similar accuracies"? What makes the U-Net models better than CA models? Perhaps, the highlight needs to be revised and </w:t>
      </w:r>
      <w:r w:rsidR="005369B0">
        <w:rPr>
          <w:rFonts w:eastAsia="Times New Roman" w:cstheme="minorHAnsi"/>
          <w:sz w:val="23"/>
          <w:szCs w:val="23"/>
        </w:rPr>
        <w:t xml:space="preserve">a </w:t>
      </w:r>
      <w:r w:rsidRPr="00A278CF">
        <w:rPr>
          <w:rFonts w:eastAsia="Times New Roman" w:cstheme="minorHAnsi"/>
          <w:sz w:val="23"/>
          <w:szCs w:val="23"/>
        </w:rPr>
        <w:t>corresponding quantitative comparison and discussion are needed in the discussion section.</w:t>
      </w:r>
    </w:p>
    <w:p w14:paraId="411B3098" w14:textId="6C7F7C63" w:rsidR="00990439" w:rsidRDefault="00990439" w:rsidP="00DE3B54">
      <w:pPr>
        <w:spacing w:line="276" w:lineRule="auto"/>
        <w:ind w:left="567"/>
        <w:rPr>
          <w:ins w:id="94" w:author="Brett Bryan" w:date="2022-05-02T09:24:00Z"/>
          <w:rFonts w:eastAsia="Times New Roman" w:cstheme="minorHAnsi"/>
          <w:color w:val="2F5496" w:themeColor="accent1" w:themeShade="BF"/>
          <w:sz w:val="23"/>
          <w:szCs w:val="23"/>
        </w:rPr>
      </w:pPr>
      <w:commentRangeStart w:id="95"/>
      <w:ins w:id="96" w:author="Brett Bryan" w:date="2022-05-02T09:24:00Z">
        <w:r>
          <w:rPr>
            <w:rFonts w:eastAsia="Times New Roman" w:cstheme="minorHAnsi"/>
            <w:color w:val="2F5496" w:themeColor="accent1" w:themeShade="BF"/>
            <w:sz w:val="23"/>
            <w:szCs w:val="23"/>
          </w:rPr>
          <w:lastRenderedPageBreak/>
          <w:t>‘</w:t>
        </w:r>
        <w:proofErr w:type="gramStart"/>
        <w:r>
          <w:rPr>
            <w:rFonts w:eastAsia="Times New Roman" w:cstheme="minorHAnsi"/>
            <w:color w:val="2F5496" w:themeColor="accent1" w:themeShade="BF"/>
            <w:sz w:val="23"/>
            <w:szCs w:val="23"/>
          </w:rPr>
          <w:t>lengthen</w:t>
        </w:r>
        <w:proofErr w:type="gramEnd"/>
        <w:r>
          <w:rPr>
            <w:rFonts w:eastAsia="Times New Roman" w:cstheme="minorHAnsi"/>
            <w:color w:val="2F5496" w:themeColor="accent1" w:themeShade="BF"/>
            <w:sz w:val="23"/>
            <w:szCs w:val="23"/>
          </w:rPr>
          <w:t xml:space="preserve"> calibrati</w:t>
        </w:r>
        <w:r w:rsidR="000F3C18">
          <w:rPr>
            <w:rFonts w:eastAsia="Times New Roman" w:cstheme="minorHAnsi"/>
            <w:color w:val="2F5496" w:themeColor="accent1" w:themeShade="BF"/>
            <w:sz w:val="23"/>
            <w:szCs w:val="23"/>
          </w:rPr>
          <w:t xml:space="preserve">on’ was a typo for which we </w:t>
        </w:r>
      </w:ins>
      <w:proofErr w:type="spellStart"/>
      <w:ins w:id="97" w:author="Brett Bryan" w:date="2022-05-02T09:25:00Z">
        <w:r w:rsidR="000F3C18">
          <w:rPr>
            <w:rFonts w:eastAsia="Times New Roman" w:cstheme="minorHAnsi"/>
            <w:color w:val="2F5496" w:themeColor="accent1" w:themeShade="BF"/>
            <w:sz w:val="23"/>
            <w:szCs w:val="23"/>
          </w:rPr>
          <w:t>apologise</w:t>
        </w:r>
        <w:proofErr w:type="spellEnd"/>
        <w:r w:rsidR="000F3C18">
          <w:rPr>
            <w:rFonts w:eastAsia="Times New Roman" w:cstheme="minorHAnsi"/>
            <w:color w:val="2F5496" w:themeColor="accent1" w:themeShade="BF"/>
            <w:sz w:val="23"/>
            <w:szCs w:val="23"/>
          </w:rPr>
          <w:t xml:space="preserve">. </w:t>
        </w:r>
        <w:proofErr w:type="gramStart"/>
        <w:r w:rsidR="000F3C18">
          <w:rPr>
            <w:rFonts w:eastAsia="Times New Roman" w:cstheme="minorHAnsi"/>
            <w:color w:val="2F5496" w:themeColor="accent1" w:themeShade="BF"/>
            <w:sz w:val="23"/>
            <w:szCs w:val="23"/>
          </w:rPr>
          <w:t>With regard to</w:t>
        </w:r>
        <w:proofErr w:type="gramEnd"/>
        <w:r w:rsidR="000F3C18">
          <w:rPr>
            <w:rFonts w:eastAsia="Times New Roman" w:cstheme="minorHAnsi"/>
            <w:color w:val="2F5496" w:themeColor="accent1" w:themeShade="BF"/>
            <w:sz w:val="23"/>
            <w:szCs w:val="23"/>
          </w:rPr>
          <w:t xml:space="preserve"> ‘similar accuracies’ we have completely rewritten this section to improve the clarity of the comparison</w:t>
        </w:r>
        <w:r w:rsidR="00C726A8">
          <w:rPr>
            <w:rFonts w:eastAsia="Times New Roman" w:cstheme="minorHAnsi"/>
            <w:color w:val="2F5496" w:themeColor="accent1" w:themeShade="BF"/>
            <w:sz w:val="23"/>
            <w:szCs w:val="23"/>
          </w:rPr>
          <w:t>…</w:t>
        </w:r>
      </w:ins>
    </w:p>
    <w:p w14:paraId="6DCCA0F0" w14:textId="1D9D92F3" w:rsidR="0016581F" w:rsidRDefault="00626A02"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There are challenges to</w:t>
      </w:r>
      <w:r w:rsidR="00521098">
        <w:rPr>
          <w:rFonts w:eastAsia="Times New Roman" w:cstheme="minorHAnsi"/>
          <w:color w:val="2F5496" w:themeColor="accent1" w:themeShade="BF"/>
          <w:sz w:val="23"/>
          <w:szCs w:val="23"/>
        </w:rPr>
        <w:t xml:space="preserve"> compar</w:t>
      </w:r>
      <w:r w:rsidR="002A2B0F">
        <w:rPr>
          <w:rFonts w:eastAsia="Times New Roman" w:cstheme="minorHAnsi"/>
          <w:color w:val="2F5496" w:themeColor="accent1" w:themeShade="BF"/>
          <w:sz w:val="23"/>
          <w:szCs w:val="23"/>
        </w:rPr>
        <w:t>e</w:t>
      </w:r>
      <w:r w:rsidR="00521098">
        <w:rPr>
          <w:rFonts w:eastAsia="Times New Roman" w:cstheme="minorHAnsi"/>
          <w:color w:val="2F5496" w:themeColor="accent1" w:themeShade="BF"/>
          <w:sz w:val="23"/>
          <w:szCs w:val="23"/>
        </w:rPr>
        <w:t xml:space="preserve"> model performances across studies. </w:t>
      </w:r>
      <w:r w:rsidR="00CE2D77">
        <w:rPr>
          <w:rFonts w:eastAsia="Times New Roman" w:cstheme="minorHAnsi"/>
          <w:color w:val="2F5496" w:themeColor="accent1" w:themeShade="BF"/>
          <w:sz w:val="23"/>
          <w:szCs w:val="23"/>
        </w:rPr>
        <w:t xml:space="preserve">According to </w:t>
      </w:r>
      <w:sdt>
        <w:sdtPr>
          <w:rPr>
            <w:rFonts w:eastAsia="Times New Roman" w:cstheme="minorHAnsi"/>
            <w:color w:val="2F5496" w:themeColor="accent1" w:themeShade="BF"/>
            <w:sz w:val="23"/>
            <w:szCs w:val="23"/>
          </w:rPr>
          <w:alias w:val="To edit, see citavi.com/edit"/>
          <w:tag w:val="CitaviPlaceholder#a4bc6ae0-3acb-43d1-b0ff-2ce3eef3b7b9"/>
          <w:id w:val="-2041814802"/>
          <w:placeholder>
            <w:docPart w:val="DefaultPlaceholder_-1854013440"/>
          </w:placeholder>
        </w:sdtPr>
        <w:sdtEndPr/>
        <w:sdtContent>
          <w:r w:rsidR="00CE2D77">
            <w:rPr>
              <w:rFonts w:eastAsia="Times New Roman" w:cstheme="minorHAnsi"/>
              <w:color w:val="2F5496" w:themeColor="accent1" w:themeShade="BF"/>
              <w:sz w:val="23"/>
              <w:szCs w:val="23"/>
            </w:rPr>
            <w:fldChar w:fldCharType="begin"/>
          </w:r>
          <w:r w:rsidR="005D700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Fzc29jaWF0ZVdpdGhQbGFjZWhvbGRlclRhZyI6IkNpdGF2aVBsYWNlaG9sZGVyI2Q0Zjc5ZjYzLWZkYTUtNDJhOS1iYjg0LWQwMmNiMDJmOTYzMyIsIkVudHJpZXMiOlt7IiRpZCI6IjIiLCIkdHlwZSI6IlN3aXNzQWNhZGVtaWMuQ2l0YXZpLkNpdGF0aW9ucy5Xb3JkUGxhY2Vob2xkZXJFbnRyeSwgU3dpc3NBY2FkZW1pYy5DaXRhdmkiLCJJZCI6IjM4NDIyMzMwLTE2MmItNGZiOS05ZGUwLWUwNWZkMWU5ZDk5NyIsIlJhbmdlTGVuZ3RoIjoxNCwiUmVmZXJlbmNlSWQiOiI3N2ZiNzM2Zi1lYWJjLTQyNWItYmJhNi02Mzk2OWMxYzdjMG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}</w:instrText>
          </w:r>
          <w:r w:rsidR="00CE2D77">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Pontius et al.</w:t>
          </w:r>
          <w:r w:rsidR="00CE2D77">
            <w:rPr>
              <w:rFonts w:eastAsia="Times New Roman" w:cstheme="minorHAnsi"/>
              <w:color w:val="2F5496" w:themeColor="accent1" w:themeShade="BF"/>
              <w:sz w:val="23"/>
              <w:szCs w:val="23"/>
            </w:rPr>
            <w:fldChar w:fldCharType="end"/>
          </w:r>
        </w:sdtContent>
      </w:sdt>
      <w:r w:rsidR="00CE2D77">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d4f79f63-fda5-42a9-bb84-d02cb02f9633"/>
          <w:id w:val="-1273163870"/>
          <w:placeholder>
            <w:docPart w:val="DefaultPlaceholder_-1854013440"/>
          </w:placeholder>
        </w:sdtPr>
        <w:sdtEndPr/>
        <w:sdtContent>
          <w:r w:rsidR="00CE2D77">
            <w:rPr>
              <w:rFonts w:eastAsia="Times New Roman" w:cstheme="minorHAnsi"/>
              <w:color w:val="2F5496" w:themeColor="accent1" w:themeShade="BF"/>
              <w:sz w:val="23"/>
              <w:szCs w:val="23"/>
            </w:rPr>
            <w:fldChar w:fldCharType="begin"/>
          </w:r>
          <w:r w:rsidR="005D700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Fzc29jaWF0ZVdpdGhQbGFjZWhvbGRlclRhZyI6IkNpdGF2aVBsYWNlaG9sZGVyI2E0YmM2YWUwLTNhY2ItNDNkMS1iMGZmLTJjZTNlZWYzYjdiOSIsIkVudHJpZXMiOlt7IiRpZCI6IjIiLCIkdHlwZSI6IlN3aXNzQWNhZGVtaWMuQ2l0YXZpLkNpdGF0aW9ucy5Xb3JkUGxhY2Vob2xkZXJFbnRyeSwgU3dpc3NBY2FkZW1pYy5DaXRhdmkiLCJJZCI6ImJlNzYzY2I5LTFjZDQtNDMwMi05M2JiLWM5OGRiYmQzOWYyMCIsIlJhbmdlTGVuZ3RoIjo2LCJSZWZlcmVuY2VJZCI6Ijc3ZmI3MzZmLWVhYmMtNDI1Yi1iYmE2LTYzOTY5YzFjN2Mw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}</w:instrText>
          </w:r>
          <w:r w:rsidR="00CE2D77">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(2008)</w:t>
          </w:r>
          <w:r w:rsidR="00CE2D77">
            <w:rPr>
              <w:rFonts w:eastAsia="Times New Roman" w:cstheme="minorHAnsi"/>
              <w:color w:val="2F5496" w:themeColor="accent1" w:themeShade="BF"/>
              <w:sz w:val="23"/>
              <w:szCs w:val="23"/>
            </w:rPr>
            <w:fldChar w:fldCharType="end"/>
          </w:r>
        </w:sdtContent>
      </w:sdt>
      <w:r w:rsidR="00CE2D77">
        <w:rPr>
          <w:rFonts w:eastAsia="Times New Roman" w:cstheme="minorHAnsi"/>
          <w:color w:val="2F5496" w:themeColor="accent1" w:themeShade="BF"/>
          <w:sz w:val="23"/>
          <w:szCs w:val="23"/>
        </w:rPr>
        <w:t xml:space="preserve">, </w:t>
      </w:r>
      <w:r w:rsidR="00F2230B">
        <w:rPr>
          <w:rFonts w:eastAsia="Times New Roman" w:cstheme="minorHAnsi"/>
          <w:color w:val="2F5496" w:themeColor="accent1" w:themeShade="BF"/>
          <w:sz w:val="23"/>
          <w:szCs w:val="23"/>
        </w:rPr>
        <w:t>two</w:t>
      </w:r>
      <w:r w:rsidR="000E4010">
        <w:rPr>
          <w:rFonts w:eastAsia="Times New Roman" w:cstheme="minorHAnsi"/>
          <w:color w:val="2F5496" w:themeColor="accent1" w:themeShade="BF"/>
          <w:sz w:val="23"/>
          <w:szCs w:val="23"/>
        </w:rPr>
        <w:t xml:space="preserve"> factors have profound influences on the prediction accuracies: 1) The </w:t>
      </w:r>
      <w:r w:rsidR="007D0B5E">
        <w:rPr>
          <w:rFonts w:eastAsia="Times New Roman" w:cstheme="minorHAnsi"/>
          <w:color w:val="2F5496" w:themeColor="accent1" w:themeShade="BF"/>
          <w:sz w:val="23"/>
          <w:szCs w:val="23"/>
        </w:rPr>
        <w:t xml:space="preserve">net </w:t>
      </w:r>
      <w:r w:rsidR="000E4010">
        <w:rPr>
          <w:rFonts w:eastAsia="Times New Roman" w:cstheme="minorHAnsi"/>
          <w:color w:val="2F5496" w:themeColor="accent1" w:themeShade="BF"/>
          <w:sz w:val="23"/>
          <w:szCs w:val="23"/>
        </w:rPr>
        <w:t>urban expansion area</w:t>
      </w:r>
      <w:r w:rsidR="00935F95">
        <w:rPr>
          <w:rFonts w:eastAsia="Times New Roman" w:cstheme="minorHAnsi"/>
          <w:color w:val="2F5496" w:themeColor="accent1" w:themeShade="BF"/>
          <w:sz w:val="23"/>
          <w:szCs w:val="23"/>
        </w:rPr>
        <w:t xml:space="preserve"> and 2) </w:t>
      </w:r>
      <w:r w:rsidR="00D05B68">
        <w:rPr>
          <w:rFonts w:eastAsia="Times New Roman" w:cstheme="minorHAnsi"/>
          <w:color w:val="2F5496" w:themeColor="accent1" w:themeShade="BF"/>
          <w:sz w:val="23"/>
          <w:szCs w:val="23"/>
        </w:rPr>
        <w:t>the s</w:t>
      </w:r>
      <w:r w:rsidR="00935F95">
        <w:rPr>
          <w:rFonts w:eastAsia="Times New Roman" w:cstheme="minorHAnsi"/>
          <w:color w:val="2F5496" w:themeColor="accent1" w:themeShade="BF"/>
          <w:sz w:val="23"/>
          <w:szCs w:val="23"/>
        </w:rPr>
        <w:t xml:space="preserve">patial resolution. </w:t>
      </w:r>
      <w:r w:rsidR="00920D41">
        <w:rPr>
          <w:rFonts w:eastAsia="Times New Roman" w:cstheme="minorHAnsi"/>
          <w:color w:val="2F5496" w:themeColor="accent1" w:themeShade="BF"/>
          <w:sz w:val="23"/>
          <w:szCs w:val="23"/>
        </w:rPr>
        <w:t>A p</w:t>
      </w:r>
      <w:r w:rsidR="005B1173" w:rsidRPr="005B1173">
        <w:rPr>
          <w:rFonts w:eastAsia="Times New Roman" w:cstheme="minorHAnsi"/>
          <w:color w:val="2F5496" w:themeColor="accent1" w:themeShade="BF"/>
          <w:sz w:val="23"/>
          <w:szCs w:val="23"/>
        </w:rPr>
        <w:t>ositive relationship</w:t>
      </w:r>
      <w:r w:rsidR="005B1173">
        <w:rPr>
          <w:rFonts w:eastAsia="Times New Roman" w:cstheme="minorHAnsi"/>
          <w:color w:val="2F5496" w:themeColor="accent1" w:themeShade="BF"/>
          <w:sz w:val="23"/>
          <w:szCs w:val="23"/>
        </w:rPr>
        <w:t xml:space="preserve"> </w:t>
      </w:r>
      <w:r w:rsidR="00A44A50">
        <w:rPr>
          <w:rFonts w:eastAsia="Times New Roman" w:cstheme="minorHAnsi"/>
          <w:color w:val="2F5496" w:themeColor="accent1" w:themeShade="BF"/>
          <w:sz w:val="23"/>
          <w:szCs w:val="23"/>
        </w:rPr>
        <w:t xml:space="preserve">exists </w:t>
      </w:r>
      <w:r w:rsidR="005B1173" w:rsidRPr="005B1173">
        <w:rPr>
          <w:rFonts w:eastAsia="Times New Roman" w:cstheme="minorHAnsi"/>
          <w:color w:val="2F5496" w:themeColor="accent1" w:themeShade="BF"/>
          <w:sz w:val="23"/>
          <w:szCs w:val="23"/>
        </w:rPr>
        <w:t>between the figure of merit</w:t>
      </w:r>
      <w:r w:rsidR="005A48AA">
        <w:rPr>
          <w:rFonts w:eastAsia="Times New Roman" w:cstheme="minorHAnsi"/>
          <w:color w:val="2F5496" w:themeColor="accent1" w:themeShade="BF"/>
          <w:sz w:val="23"/>
          <w:szCs w:val="23"/>
        </w:rPr>
        <w:t xml:space="preserve"> (</w:t>
      </w:r>
      <w:proofErr w:type="spellStart"/>
      <w:r w:rsidR="003D23FC">
        <w:rPr>
          <w:rFonts w:eastAsia="Times New Roman" w:cstheme="minorHAnsi"/>
          <w:color w:val="2F5496" w:themeColor="accent1" w:themeShade="BF"/>
          <w:sz w:val="23"/>
          <w:szCs w:val="23"/>
        </w:rPr>
        <w:t>FoM</w:t>
      </w:r>
      <w:proofErr w:type="spellEnd"/>
      <w:r w:rsidR="003D23FC">
        <w:rPr>
          <w:rFonts w:eastAsia="Times New Roman" w:cstheme="minorHAnsi"/>
          <w:color w:val="2F5496" w:themeColor="accent1" w:themeShade="BF"/>
          <w:sz w:val="23"/>
          <w:szCs w:val="23"/>
        </w:rPr>
        <w:t xml:space="preserve">, </w:t>
      </w:r>
      <w:r w:rsidR="005A48AA">
        <w:rPr>
          <w:rFonts w:eastAsia="Times New Roman" w:cstheme="minorHAnsi"/>
          <w:color w:val="2F5496" w:themeColor="accent1" w:themeShade="BF"/>
          <w:sz w:val="23"/>
          <w:szCs w:val="23"/>
        </w:rPr>
        <w:t>i.e., the prediction accur</w:t>
      </w:r>
      <w:r w:rsidR="00202BEE">
        <w:rPr>
          <w:rFonts w:eastAsia="Times New Roman" w:cstheme="minorHAnsi"/>
          <w:color w:val="2F5496" w:themeColor="accent1" w:themeShade="BF"/>
          <w:sz w:val="23"/>
          <w:szCs w:val="23"/>
        </w:rPr>
        <w:t>acy</w:t>
      </w:r>
      <w:r w:rsidR="005A48AA">
        <w:rPr>
          <w:rFonts w:eastAsia="Times New Roman" w:cstheme="minorHAnsi"/>
          <w:color w:val="2F5496" w:themeColor="accent1" w:themeShade="BF"/>
          <w:sz w:val="23"/>
          <w:szCs w:val="23"/>
        </w:rPr>
        <w:t>)</w:t>
      </w:r>
      <w:r w:rsidR="005B1173" w:rsidRPr="005B1173">
        <w:rPr>
          <w:rFonts w:eastAsia="Times New Roman" w:cstheme="minorHAnsi"/>
          <w:color w:val="2F5496" w:themeColor="accent1" w:themeShade="BF"/>
          <w:sz w:val="23"/>
          <w:szCs w:val="23"/>
        </w:rPr>
        <w:t xml:space="preserve"> versus</w:t>
      </w:r>
      <w:r w:rsidR="00A44A50">
        <w:rPr>
          <w:rFonts w:eastAsia="Times New Roman" w:cstheme="minorHAnsi"/>
          <w:color w:val="2F5496" w:themeColor="accent1" w:themeShade="BF"/>
          <w:sz w:val="23"/>
          <w:szCs w:val="23"/>
        </w:rPr>
        <w:t xml:space="preserve"> </w:t>
      </w:r>
      <w:r w:rsidR="005B1173" w:rsidRPr="005B1173">
        <w:rPr>
          <w:rFonts w:eastAsia="Times New Roman" w:cstheme="minorHAnsi"/>
          <w:color w:val="2F5496" w:themeColor="accent1" w:themeShade="BF"/>
          <w:sz w:val="23"/>
          <w:szCs w:val="23"/>
        </w:rPr>
        <w:t>observed net change</w:t>
      </w:r>
      <w:r w:rsidR="00A44A50">
        <w:rPr>
          <w:rFonts w:eastAsia="Times New Roman" w:cstheme="minorHAnsi"/>
          <w:color w:val="2F5496" w:themeColor="accent1" w:themeShade="BF"/>
          <w:sz w:val="23"/>
          <w:szCs w:val="23"/>
        </w:rPr>
        <w:t xml:space="preserve">. </w:t>
      </w:r>
      <w:r w:rsidR="0094767E">
        <w:rPr>
          <w:rFonts w:eastAsia="Times New Roman" w:cstheme="minorHAnsi"/>
          <w:color w:val="2F5496" w:themeColor="accent1" w:themeShade="BF"/>
          <w:sz w:val="23"/>
          <w:szCs w:val="23"/>
        </w:rPr>
        <w:t xml:space="preserve">Prediction errors vanished </w:t>
      </w:r>
      <w:r w:rsidR="000B1F16">
        <w:rPr>
          <w:rFonts w:eastAsia="Times New Roman" w:cstheme="minorHAnsi"/>
          <w:color w:val="2F5496" w:themeColor="accent1" w:themeShade="BF"/>
          <w:sz w:val="23"/>
          <w:szCs w:val="23"/>
        </w:rPr>
        <w:t>when</w:t>
      </w:r>
      <w:r w:rsidR="0094767E">
        <w:rPr>
          <w:rFonts w:eastAsia="Times New Roman" w:cstheme="minorHAnsi"/>
          <w:color w:val="2F5496" w:themeColor="accent1" w:themeShade="BF"/>
          <w:sz w:val="23"/>
          <w:szCs w:val="23"/>
        </w:rPr>
        <w:t xml:space="preserve"> </w:t>
      </w:r>
      <w:r w:rsidR="003D23FC">
        <w:rPr>
          <w:rFonts w:eastAsia="Times New Roman" w:cstheme="minorHAnsi"/>
          <w:color w:val="2F5496" w:themeColor="accent1" w:themeShade="BF"/>
          <w:sz w:val="23"/>
          <w:szCs w:val="23"/>
        </w:rPr>
        <w:t xml:space="preserve">the simulation maps </w:t>
      </w:r>
      <w:r w:rsidR="00920D41">
        <w:rPr>
          <w:rFonts w:eastAsia="Times New Roman" w:cstheme="minorHAnsi"/>
          <w:color w:val="2F5496" w:themeColor="accent1" w:themeShade="BF"/>
          <w:sz w:val="23"/>
          <w:szCs w:val="23"/>
        </w:rPr>
        <w:t>were</w:t>
      </w:r>
      <w:r w:rsidR="003D23FC">
        <w:rPr>
          <w:rFonts w:eastAsia="Times New Roman" w:cstheme="minorHAnsi"/>
          <w:color w:val="2F5496" w:themeColor="accent1" w:themeShade="BF"/>
          <w:sz w:val="23"/>
          <w:szCs w:val="23"/>
        </w:rPr>
        <w:t xml:space="preserve"> </w:t>
      </w:r>
      <w:r w:rsidR="00990523">
        <w:rPr>
          <w:rFonts w:eastAsia="Times New Roman" w:cstheme="minorHAnsi"/>
          <w:color w:val="2F5496" w:themeColor="accent1" w:themeShade="BF"/>
          <w:sz w:val="23"/>
          <w:szCs w:val="23"/>
        </w:rPr>
        <w:t>resample</w:t>
      </w:r>
      <w:r w:rsidR="00202BEE">
        <w:rPr>
          <w:rFonts w:eastAsia="Times New Roman" w:cstheme="minorHAnsi"/>
          <w:color w:val="2F5496" w:themeColor="accent1" w:themeShade="BF"/>
          <w:sz w:val="23"/>
          <w:szCs w:val="23"/>
        </w:rPr>
        <w:t>d</w:t>
      </w:r>
      <w:r w:rsidR="00990523">
        <w:rPr>
          <w:rFonts w:eastAsia="Times New Roman" w:cstheme="minorHAnsi"/>
          <w:color w:val="2F5496" w:themeColor="accent1" w:themeShade="BF"/>
          <w:sz w:val="23"/>
          <w:szCs w:val="23"/>
        </w:rPr>
        <w:t xml:space="preserve"> into </w:t>
      </w:r>
      <w:r w:rsidR="00DF048E">
        <w:rPr>
          <w:rFonts w:eastAsia="Times New Roman" w:cstheme="minorHAnsi"/>
          <w:color w:val="2F5496" w:themeColor="accent1" w:themeShade="BF"/>
          <w:sz w:val="23"/>
          <w:szCs w:val="23"/>
        </w:rPr>
        <w:t>coarser</w:t>
      </w:r>
      <w:r w:rsidR="00990523">
        <w:rPr>
          <w:rFonts w:eastAsia="Times New Roman" w:cstheme="minorHAnsi"/>
          <w:color w:val="2F5496" w:themeColor="accent1" w:themeShade="BF"/>
          <w:sz w:val="23"/>
          <w:szCs w:val="23"/>
        </w:rPr>
        <w:t xml:space="preserve"> resolution.</w:t>
      </w:r>
      <w:r w:rsidR="00EE2E0E">
        <w:rPr>
          <w:rFonts w:eastAsia="Times New Roman" w:cstheme="minorHAnsi"/>
          <w:color w:val="2F5496" w:themeColor="accent1" w:themeShade="BF"/>
          <w:sz w:val="23"/>
          <w:szCs w:val="23"/>
        </w:rPr>
        <w:t xml:space="preserve"> Therefore, </w:t>
      </w:r>
      <w:r w:rsidR="00920D41">
        <w:rPr>
          <w:rFonts w:eastAsia="Times New Roman" w:cstheme="minorHAnsi"/>
          <w:color w:val="2F5496" w:themeColor="accent1" w:themeShade="BF"/>
          <w:sz w:val="23"/>
          <w:szCs w:val="23"/>
        </w:rPr>
        <w:t>the</w:t>
      </w:r>
      <w:r w:rsidR="00D832A9">
        <w:rPr>
          <w:rFonts w:eastAsia="Times New Roman" w:cstheme="minorHAnsi"/>
          <w:color w:val="2F5496" w:themeColor="accent1" w:themeShade="BF"/>
          <w:sz w:val="23"/>
          <w:szCs w:val="23"/>
        </w:rPr>
        <w:t xml:space="preserve"> same/close </w:t>
      </w:r>
      <w:r w:rsidR="000B1F16">
        <w:rPr>
          <w:rFonts w:eastAsia="Times New Roman" w:cstheme="minorHAnsi"/>
          <w:color w:val="2F5496" w:themeColor="accent1" w:themeShade="BF"/>
          <w:sz w:val="23"/>
          <w:szCs w:val="23"/>
        </w:rPr>
        <w:t xml:space="preserve">historical </w:t>
      </w:r>
      <w:r w:rsidR="00D832A9">
        <w:rPr>
          <w:rFonts w:eastAsia="Times New Roman" w:cstheme="minorHAnsi"/>
          <w:color w:val="2F5496" w:themeColor="accent1" w:themeShade="BF"/>
          <w:sz w:val="23"/>
          <w:szCs w:val="23"/>
        </w:rPr>
        <w:t xml:space="preserve">urbanization magnitude and spatial resolution is the premise to </w:t>
      </w:r>
      <w:r w:rsidR="00F36AE8">
        <w:rPr>
          <w:rFonts w:eastAsia="Times New Roman" w:cstheme="minorHAnsi"/>
          <w:color w:val="2F5496" w:themeColor="accent1" w:themeShade="BF"/>
          <w:sz w:val="23"/>
          <w:szCs w:val="23"/>
        </w:rPr>
        <w:t>compare</w:t>
      </w:r>
      <w:r w:rsidR="00AD7D0F">
        <w:rPr>
          <w:rFonts w:eastAsia="Times New Roman" w:cstheme="minorHAnsi"/>
          <w:color w:val="2F5496" w:themeColor="accent1" w:themeShade="BF"/>
          <w:sz w:val="23"/>
          <w:szCs w:val="23"/>
        </w:rPr>
        <w:t xml:space="preserve"> U-Net with other CA models.</w:t>
      </w:r>
    </w:p>
    <w:p w14:paraId="73A288A8" w14:textId="2CBA8D1C" w:rsidR="00AD7D0F" w:rsidRDefault="004F5373"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In this study, we </w:t>
      </w:r>
      <w:r w:rsidR="00E02CC6">
        <w:rPr>
          <w:rFonts w:eastAsia="Times New Roman" w:cstheme="minorHAnsi"/>
          <w:color w:val="2F5496" w:themeColor="accent1" w:themeShade="BF"/>
          <w:sz w:val="23"/>
          <w:szCs w:val="23"/>
        </w:rPr>
        <w:t xml:space="preserve">selected two CA-based studies </w:t>
      </w:r>
      <w:r w:rsidR="007B36F7">
        <w:rPr>
          <w:rFonts w:eastAsia="Times New Roman" w:cstheme="minorHAnsi"/>
          <w:color w:val="2F5496" w:themeColor="accent1" w:themeShade="BF"/>
          <w:sz w:val="23"/>
          <w:szCs w:val="23"/>
        </w:rPr>
        <w:t xml:space="preserve">for comparison because they were </w:t>
      </w:r>
      <w:r w:rsidR="0073677B">
        <w:rPr>
          <w:rFonts w:eastAsia="Times New Roman" w:cstheme="minorHAnsi"/>
          <w:color w:val="2F5496" w:themeColor="accent1" w:themeShade="BF"/>
          <w:sz w:val="23"/>
          <w:szCs w:val="23"/>
        </w:rPr>
        <w:t xml:space="preserve">conducted in China (similar historical urbanization magnitude) and have the same 30m spatial resolution </w:t>
      </w:r>
      <w:r w:rsidR="00672A02">
        <w:rPr>
          <w:rFonts w:eastAsia="Times New Roman" w:cstheme="minorHAnsi"/>
          <w:color w:val="2F5496" w:themeColor="accent1" w:themeShade="BF"/>
          <w:sz w:val="23"/>
          <w:szCs w:val="23"/>
        </w:rPr>
        <w:t>as</w:t>
      </w:r>
      <w:r w:rsidR="0073677B">
        <w:rPr>
          <w:rFonts w:eastAsia="Times New Roman" w:cstheme="minorHAnsi"/>
          <w:color w:val="2F5496" w:themeColor="accent1" w:themeShade="BF"/>
          <w:sz w:val="23"/>
          <w:szCs w:val="23"/>
        </w:rPr>
        <w:t xml:space="preserve"> our study.</w:t>
      </w:r>
      <w:r w:rsidR="00DB4F1C">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35ae2744-992e-41ad-b1d4-625f4d1d172d"/>
          <w:id w:val="-1960868856"/>
          <w:placeholder>
            <w:docPart w:val="DefaultPlaceholder_-1854013440"/>
          </w:placeholder>
        </w:sdtPr>
        <w:sdtEndPr/>
        <w:sdtContent>
          <w:r w:rsidR="00264394">
            <w:rPr>
              <w:rFonts w:eastAsia="Times New Roman" w:cstheme="minorHAnsi"/>
              <w:color w:val="2F5496" w:themeColor="accent1" w:themeShade="BF"/>
              <w:sz w:val="23"/>
              <w:szCs w:val="23"/>
            </w:rPr>
            <w:fldChar w:fldCharType="begin"/>
          </w:r>
          <w:r w:rsidR="0014487E">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YzE3NzZjLWNhZTUtNDYxOC05ZjAwLTVlYzJlNjNjNDE3ZCIsIlJhbmdlTGVuZ3RoIjoxMSwiUmVmZXJlbmNlSWQiOiJjZDI0NzA4Zi0zZGVhLTRhMGItOWNkOC0xODc0NjY4YmY2Yz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TEvdGdpcy4xMjcwNyIsIlVyaVN0cmluZyI6Imh0dHBzOi8vZG9pLm9yZy8xMC4xMTExL3RnaXMuMTI3MD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}</w:instrText>
          </w:r>
          <w:r w:rsidR="00264394">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Wang et al.</w:t>
          </w:r>
          <w:r w:rsidR="00264394">
            <w:rPr>
              <w:rFonts w:eastAsia="Times New Roman" w:cstheme="minorHAnsi"/>
              <w:color w:val="2F5496" w:themeColor="accent1" w:themeShade="BF"/>
              <w:sz w:val="23"/>
              <w:szCs w:val="23"/>
            </w:rPr>
            <w:fldChar w:fldCharType="end"/>
          </w:r>
        </w:sdtContent>
      </w:sdt>
      <w:r w:rsidR="00264394">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af9058e9-9f89-44db-8949-081586091e12"/>
          <w:id w:val="1998148424"/>
          <w:placeholder>
            <w:docPart w:val="DefaultPlaceholder_-1854013440"/>
          </w:placeholder>
        </w:sdtPr>
        <w:sdtEndPr/>
        <w:sdtContent>
          <w:r w:rsidR="00264394">
            <w:rPr>
              <w:rFonts w:eastAsia="Times New Roman" w:cstheme="minorHAnsi"/>
              <w:color w:val="2F5496" w:themeColor="accent1" w:themeShade="BF"/>
              <w:sz w:val="23"/>
              <w:szCs w:val="23"/>
            </w:rPr>
            <w:fldChar w:fldCharType="begin"/>
          </w:r>
          <w:r w:rsidR="0014487E">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2MDg1ZDIwLTQyOGUtNDA1My1hZTUxLTYzM2NjNTFlNTdiZCIsIlJhbmdlTGVuZ3RoIjo3LCJSZWZlcmVuY2VJZCI6ImNkMjQ3MDhmLTNkZWEtNGEwYi05Y2Q4LTE4NzQ2NjhiZjZj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ExL3RnaXMuMTI3MDciLCJVcmlTdHJpbmciOiJodHRwczovL2RvaS5vcmcvMTAuMTExMS90Z2lzLjEyNzA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}</w:instrText>
          </w:r>
          <w:r w:rsidR="00264394">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(2021c)</w:t>
          </w:r>
          <w:r w:rsidR="00264394">
            <w:rPr>
              <w:rFonts w:eastAsia="Times New Roman" w:cstheme="minorHAnsi"/>
              <w:color w:val="2F5496" w:themeColor="accent1" w:themeShade="BF"/>
              <w:sz w:val="23"/>
              <w:szCs w:val="23"/>
            </w:rPr>
            <w:fldChar w:fldCharType="end"/>
          </w:r>
        </w:sdtContent>
      </w:sdt>
      <w:r w:rsidR="00710708">
        <w:rPr>
          <w:rFonts w:eastAsia="Times New Roman" w:cstheme="minorHAnsi"/>
          <w:color w:val="2F5496" w:themeColor="accent1" w:themeShade="BF"/>
          <w:sz w:val="23"/>
          <w:szCs w:val="23"/>
        </w:rPr>
        <w:t xml:space="preserve"> used </w:t>
      </w:r>
      <w:r w:rsidR="00672A02">
        <w:rPr>
          <w:rFonts w:eastAsia="Times New Roman" w:cstheme="minorHAnsi"/>
          <w:color w:val="2F5496" w:themeColor="accent1" w:themeShade="BF"/>
          <w:sz w:val="23"/>
          <w:szCs w:val="23"/>
        </w:rPr>
        <w:t xml:space="preserve">a </w:t>
      </w:r>
      <w:r w:rsidR="00710708" w:rsidRPr="00710708">
        <w:rPr>
          <w:rFonts w:eastAsia="Times New Roman" w:cstheme="minorHAnsi"/>
          <w:color w:val="2F5496" w:themeColor="accent1" w:themeShade="BF"/>
          <w:sz w:val="23"/>
          <w:szCs w:val="23"/>
        </w:rPr>
        <w:t>particle swarm optimization</w:t>
      </w:r>
      <w:r w:rsidR="00AB100E">
        <w:rPr>
          <w:rFonts w:eastAsia="Times New Roman" w:cstheme="minorHAnsi"/>
          <w:color w:val="2F5496" w:themeColor="accent1" w:themeShade="BF"/>
          <w:sz w:val="23"/>
          <w:szCs w:val="23"/>
        </w:rPr>
        <w:t xml:space="preserve"> algorithm</w:t>
      </w:r>
      <w:r w:rsidR="005F0EF5">
        <w:rPr>
          <w:rFonts w:eastAsia="Times New Roman" w:cstheme="minorHAnsi"/>
          <w:color w:val="2F5496" w:themeColor="accent1" w:themeShade="BF"/>
          <w:sz w:val="23"/>
          <w:szCs w:val="23"/>
        </w:rPr>
        <w:t xml:space="preserve">, </w:t>
      </w:r>
      <w:r w:rsidR="005B04D8">
        <w:rPr>
          <w:rFonts w:eastAsia="Times New Roman" w:cstheme="minorHAnsi"/>
          <w:color w:val="2F5496" w:themeColor="accent1" w:themeShade="BF"/>
          <w:sz w:val="23"/>
          <w:szCs w:val="23"/>
        </w:rPr>
        <w:t xml:space="preserve">iterated a range of parameters settings such as self-recognition </w:t>
      </w:r>
      <w:r w:rsidR="001210C7">
        <w:rPr>
          <w:rFonts w:eastAsia="Times New Roman" w:cstheme="minorHAnsi"/>
          <w:color w:val="2F5496" w:themeColor="accent1" w:themeShade="BF"/>
          <w:sz w:val="23"/>
          <w:szCs w:val="23"/>
        </w:rPr>
        <w:t>component, social component</w:t>
      </w:r>
      <w:r w:rsidR="00BF3CDD">
        <w:rPr>
          <w:rFonts w:eastAsia="Times New Roman" w:cstheme="minorHAnsi"/>
          <w:color w:val="2F5496" w:themeColor="accent1" w:themeShade="BF"/>
          <w:sz w:val="23"/>
          <w:szCs w:val="23"/>
        </w:rPr>
        <w:t xml:space="preserve">, inertial weights, and </w:t>
      </w:r>
      <w:r w:rsidR="00672A02">
        <w:rPr>
          <w:rFonts w:eastAsia="Times New Roman" w:cstheme="minorHAnsi"/>
          <w:color w:val="2F5496" w:themeColor="accent1" w:themeShade="BF"/>
          <w:sz w:val="23"/>
          <w:szCs w:val="23"/>
        </w:rPr>
        <w:t xml:space="preserve">the </w:t>
      </w:r>
      <w:r w:rsidR="00BF3CDD">
        <w:rPr>
          <w:rFonts w:eastAsia="Times New Roman" w:cstheme="minorHAnsi"/>
          <w:color w:val="2F5496" w:themeColor="accent1" w:themeShade="BF"/>
          <w:sz w:val="23"/>
          <w:szCs w:val="23"/>
        </w:rPr>
        <w:t>number of particles</w:t>
      </w:r>
      <w:r w:rsidR="00DF0767">
        <w:rPr>
          <w:rFonts w:eastAsia="Times New Roman" w:cstheme="minorHAnsi"/>
          <w:color w:val="2F5496" w:themeColor="accent1" w:themeShade="BF"/>
          <w:sz w:val="23"/>
          <w:szCs w:val="23"/>
        </w:rPr>
        <w:t xml:space="preserve"> to finally get the best</w:t>
      </w:r>
      <w:r w:rsidR="00853C02">
        <w:rPr>
          <w:rFonts w:eastAsia="Times New Roman" w:cstheme="minorHAnsi"/>
          <w:color w:val="2F5496" w:themeColor="accent1" w:themeShade="BF"/>
          <w:sz w:val="23"/>
          <w:szCs w:val="23"/>
        </w:rPr>
        <w:t xml:space="preserve"> model with a</w:t>
      </w:r>
      <w:r w:rsidR="00672A02">
        <w:rPr>
          <w:rFonts w:eastAsia="Times New Roman" w:cstheme="minorHAnsi"/>
          <w:color w:val="2F5496" w:themeColor="accent1" w:themeShade="BF"/>
          <w:sz w:val="23"/>
          <w:szCs w:val="23"/>
        </w:rPr>
        <w:t>n</w:t>
      </w:r>
      <w:r w:rsidR="00853C02">
        <w:rPr>
          <w:rFonts w:eastAsia="Times New Roman" w:cstheme="minorHAnsi"/>
          <w:color w:val="2F5496" w:themeColor="accent1" w:themeShade="BF"/>
          <w:sz w:val="23"/>
          <w:szCs w:val="23"/>
        </w:rPr>
        <w:t xml:space="preserve"> </w:t>
      </w:r>
      <w:proofErr w:type="spellStart"/>
      <w:r w:rsidR="00DF0767">
        <w:rPr>
          <w:rFonts w:eastAsia="Times New Roman" w:cstheme="minorHAnsi"/>
          <w:color w:val="2F5496" w:themeColor="accent1" w:themeShade="BF"/>
          <w:sz w:val="23"/>
          <w:szCs w:val="23"/>
        </w:rPr>
        <w:t>FoM</w:t>
      </w:r>
      <w:proofErr w:type="spellEnd"/>
      <w:r w:rsidR="00853C02">
        <w:rPr>
          <w:rFonts w:eastAsia="Times New Roman" w:cstheme="minorHAnsi"/>
          <w:color w:val="2F5496" w:themeColor="accent1" w:themeShade="BF"/>
          <w:sz w:val="23"/>
          <w:szCs w:val="23"/>
        </w:rPr>
        <w:t xml:space="preserve"> of </w:t>
      </w:r>
      <w:r w:rsidR="00450231">
        <w:rPr>
          <w:rFonts w:eastAsia="Times New Roman" w:cstheme="minorHAnsi"/>
          <w:color w:val="2F5496" w:themeColor="accent1" w:themeShade="BF"/>
          <w:sz w:val="23"/>
          <w:szCs w:val="23"/>
        </w:rPr>
        <w:t>0.193</w:t>
      </w:r>
      <w:r w:rsidR="00A01F7D">
        <w:rPr>
          <w:rFonts w:eastAsia="Times New Roman" w:cstheme="minorHAnsi"/>
          <w:color w:val="2F5496" w:themeColor="accent1" w:themeShade="BF"/>
          <w:sz w:val="23"/>
          <w:szCs w:val="23"/>
        </w:rPr>
        <w:t xml:space="preserve"> in </w:t>
      </w:r>
      <w:proofErr w:type="spellStart"/>
      <w:r w:rsidR="00A01F7D">
        <w:rPr>
          <w:rFonts w:eastAsia="Times New Roman" w:cstheme="minorHAnsi"/>
          <w:color w:val="2F5496" w:themeColor="accent1" w:themeShade="BF"/>
          <w:sz w:val="23"/>
          <w:szCs w:val="23"/>
        </w:rPr>
        <w:t>Zhuji</w:t>
      </w:r>
      <w:proofErr w:type="spellEnd"/>
      <w:r w:rsidR="00A01F7D">
        <w:rPr>
          <w:rFonts w:eastAsia="Times New Roman" w:cstheme="minorHAnsi"/>
          <w:color w:val="2F5496" w:themeColor="accent1" w:themeShade="BF"/>
          <w:sz w:val="23"/>
          <w:szCs w:val="23"/>
        </w:rPr>
        <w:t>, China</w:t>
      </w:r>
      <w:r w:rsidR="00450231">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ebecda30-8028-4bc3-8f13-413a3d375faa"/>
          <w:id w:val="-933816579"/>
          <w:placeholder>
            <w:docPart w:val="DefaultPlaceholder_-1854013440"/>
          </w:placeholder>
        </w:sdtPr>
        <w:sdtEndPr/>
        <w:sdtContent>
          <w:r w:rsidR="00450231">
            <w:rPr>
              <w:rFonts w:eastAsia="Times New Roman" w:cstheme="minorHAnsi"/>
              <w:color w:val="2F5496" w:themeColor="accent1" w:themeShade="BF"/>
              <w:sz w:val="23"/>
              <w:szCs w:val="23"/>
            </w:rPr>
            <w:fldChar w:fldCharType="begin"/>
          </w:r>
          <w:r w:rsidR="0014487E">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zJkOWVlLTFmNDUtNDYyYi05Yzk4LTJhZWExNDBjZGM5OCIsIlJhbmdlTGVuZ3RoIjoxMSwiUmVmZXJlbmNlSWQiOiI0YThhMzZmMS0yZGY2LTQzOGQtOWU1OC02YmM0MjczZTFmN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ai5sYW5kdXJicGxhbi4yMDIxLjEwNDE2OCIsIlVyaVN0cmluZyI6Imh0dHBzOi8vZG9pLm9yZy8xMC4xMDE2L2oubGFuZHVyYnBsYW4uMjAyMS4xMDQxNj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}</w:instrText>
          </w:r>
          <w:r w:rsidR="00450231">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Wang et al.</w:t>
          </w:r>
          <w:r w:rsidR="00450231">
            <w:rPr>
              <w:rFonts w:eastAsia="Times New Roman" w:cstheme="minorHAnsi"/>
              <w:color w:val="2F5496" w:themeColor="accent1" w:themeShade="BF"/>
              <w:sz w:val="23"/>
              <w:szCs w:val="23"/>
            </w:rPr>
            <w:fldChar w:fldCharType="end"/>
          </w:r>
        </w:sdtContent>
      </w:sdt>
      <w:r w:rsidR="00450231">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add5302a-ed23-4834-8e4f-a25167d4c78d"/>
          <w:id w:val="1264419278"/>
          <w:placeholder>
            <w:docPart w:val="DefaultPlaceholder_-1854013440"/>
          </w:placeholder>
        </w:sdtPr>
        <w:sdtEndPr/>
        <w:sdtContent>
          <w:r w:rsidR="00450231">
            <w:rPr>
              <w:rFonts w:eastAsia="Times New Roman" w:cstheme="minorHAnsi"/>
              <w:color w:val="2F5496" w:themeColor="accent1" w:themeShade="BF"/>
              <w:sz w:val="23"/>
              <w:szCs w:val="23"/>
            </w:rPr>
            <w:fldChar w:fldCharType="begin"/>
          </w:r>
          <w:r w:rsidR="0014487E">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xMTdjM2ZhLTFlYjMtNDhlYi1hYmQyLTZmMTFhZjRhYzM1ZCIsIlJhbmdlTGVuZ3RoIjo3LCJSZWZlcmVuY2VJZCI6IjRhOGEzNmYxLTJkZjYtNDM4ZC05ZTU4LTZiYzQyNzNlMWY1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bGFuZHVyYnBsYW4uMjAyMS4xMDQxNjgiLCJVcmlTdHJpbmciOiJodHRwczovL2RvaS5vcmcvMTAuMTAxNi9qLmxhbmR1cmJwbGFuLjIwMjEuMTA0MTY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KDIwMjFhKSJ9XX0sIlRhZyI6IkNpdGF2aVBsYWNlaG9sZGVyI2FkZDUzMDJhLWVkMjMtNDgzNC04ZTRmLWEyNTE2N2Q0Yzc4ZCIsIlRleHQiOiIoMjAyMWEpIiwiV0FJVmVyc2lvbiI6IjYuMTEuMC4wIn0=}</w:instrText>
          </w:r>
          <w:r w:rsidR="00450231">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(2021a)</w:t>
          </w:r>
          <w:r w:rsidR="00450231">
            <w:rPr>
              <w:rFonts w:eastAsia="Times New Roman" w:cstheme="minorHAnsi"/>
              <w:color w:val="2F5496" w:themeColor="accent1" w:themeShade="BF"/>
              <w:sz w:val="23"/>
              <w:szCs w:val="23"/>
            </w:rPr>
            <w:fldChar w:fldCharType="end"/>
          </w:r>
        </w:sdtContent>
      </w:sdt>
      <w:r w:rsidR="00450231">
        <w:rPr>
          <w:rFonts w:eastAsia="Times New Roman" w:cstheme="minorHAnsi"/>
          <w:color w:val="2F5496" w:themeColor="accent1" w:themeShade="BF"/>
          <w:sz w:val="23"/>
          <w:szCs w:val="23"/>
        </w:rPr>
        <w:t xml:space="preserve"> </w:t>
      </w:r>
      <w:r w:rsidR="00A01F7D">
        <w:rPr>
          <w:rFonts w:eastAsia="Times New Roman" w:cstheme="minorHAnsi"/>
          <w:color w:val="2F5496" w:themeColor="accent1" w:themeShade="BF"/>
          <w:sz w:val="23"/>
          <w:szCs w:val="23"/>
        </w:rPr>
        <w:t xml:space="preserve">incorporated </w:t>
      </w:r>
      <w:r w:rsidR="00D45E14">
        <w:rPr>
          <w:rFonts w:eastAsia="Times New Roman" w:cstheme="minorHAnsi"/>
          <w:color w:val="2F5496" w:themeColor="accent1" w:themeShade="BF"/>
          <w:sz w:val="23"/>
          <w:szCs w:val="23"/>
        </w:rPr>
        <w:t xml:space="preserve">four periods of </w:t>
      </w:r>
      <w:r w:rsidR="00A01F7D">
        <w:rPr>
          <w:rFonts w:eastAsia="Times New Roman" w:cstheme="minorHAnsi"/>
          <w:color w:val="2F5496" w:themeColor="accent1" w:themeShade="BF"/>
          <w:sz w:val="23"/>
          <w:szCs w:val="23"/>
        </w:rPr>
        <w:t xml:space="preserve">historical urban </w:t>
      </w:r>
      <w:r w:rsidR="0017377C">
        <w:rPr>
          <w:rFonts w:eastAsia="Times New Roman" w:cstheme="minorHAnsi"/>
          <w:color w:val="2F5496" w:themeColor="accent1" w:themeShade="BF"/>
          <w:sz w:val="23"/>
          <w:szCs w:val="23"/>
        </w:rPr>
        <w:t>land-use</w:t>
      </w:r>
      <w:r w:rsidR="00A01F7D">
        <w:rPr>
          <w:rFonts w:eastAsia="Times New Roman" w:cstheme="minorHAnsi"/>
          <w:color w:val="2F5496" w:themeColor="accent1" w:themeShade="BF"/>
          <w:sz w:val="23"/>
          <w:szCs w:val="23"/>
        </w:rPr>
        <w:t xml:space="preserve"> as momentum</w:t>
      </w:r>
      <w:r w:rsidR="00D026AC">
        <w:rPr>
          <w:rFonts w:eastAsia="Times New Roman" w:cstheme="minorHAnsi"/>
          <w:color w:val="2F5496" w:themeColor="accent1" w:themeShade="BF"/>
          <w:sz w:val="23"/>
          <w:szCs w:val="23"/>
        </w:rPr>
        <w:t>s</w:t>
      </w:r>
      <w:r w:rsidR="00A01F7D">
        <w:rPr>
          <w:rFonts w:eastAsia="Times New Roman" w:cstheme="minorHAnsi"/>
          <w:color w:val="2F5496" w:themeColor="accent1" w:themeShade="BF"/>
          <w:sz w:val="23"/>
          <w:szCs w:val="23"/>
        </w:rPr>
        <w:t xml:space="preserve">, </w:t>
      </w:r>
      <w:r w:rsidR="009A3C76">
        <w:rPr>
          <w:rFonts w:eastAsia="Times New Roman" w:cstheme="minorHAnsi"/>
          <w:color w:val="2F5496" w:themeColor="accent1" w:themeShade="BF"/>
          <w:sz w:val="23"/>
          <w:szCs w:val="23"/>
        </w:rPr>
        <w:t>adopted</w:t>
      </w:r>
      <w:r w:rsidR="0061460E">
        <w:rPr>
          <w:rFonts w:eastAsia="Times New Roman" w:cstheme="minorHAnsi"/>
          <w:color w:val="2F5496" w:themeColor="accent1" w:themeShade="BF"/>
          <w:sz w:val="23"/>
          <w:szCs w:val="23"/>
        </w:rPr>
        <w:t xml:space="preserve"> five models </w:t>
      </w:r>
      <w:r w:rsidR="00D026AC">
        <w:rPr>
          <w:rFonts w:eastAsia="Times New Roman" w:cstheme="minorHAnsi"/>
          <w:color w:val="2F5496" w:themeColor="accent1" w:themeShade="BF"/>
          <w:sz w:val="23"/>
          <w:szCs w:val="23"/>
        </w:rPr>
        <w:t xml:space="preserve">on top of </w:t>
      </w:r>
      <w:r w:rsidR="00A52444">
        <w:rPr>
          <w:rFonts w:eastAsia="Times New Roman" w:cstheme="minorHAnsi"/>
          <w:color w:val="2F5496" w:themeColor="accent1" w:themeShade="BF"/>
          <w:sz w:val="23"/>
          <w:szCs w:val="23"/>
        </w:rPr>
        <w:t>each historical period</w:t>
      </w:r>
      <w:r w:rsidR="00B21792">
        <w:rPr>
          <w:rFonts w:eastAsia="Times New Roman" w:cstheme="minorHAnsi"/>
          <w:color w:val="2F5496" w:themeColor="accent1" w:themeShade="BF"/>
          <w:sz w:val="23"/>
          <w:szCs w:val="23"/>
        </w:rPr>
        <w:t xml:space="preserve"> </w:t>
      </w:r>
      <w:r w:rsidR="00D026AC">
        <w:rPr>
          <w:rFonts w:eastAsia="Times New Roman" w:cstheme="minorHAnsi"/>
          <w:color w:val="2F5496" w:themeColor="accent1" w:themeShade="BF"/>
          <w:sz w:val="23"/>
          <w:szCs w:val="23"/>
        </w:rPr>
        <w:t xml:space="preserve">to </w:t>
      </w:r>
      <w:r w:rsidR="009A3C76">
        <w:rPr>
          <w:rFonts w:eastAsia="Times New Roman" w:cstheme="minorHAnsi"/>
          <w:color w:val="2F5496" w:themeColor="accent1" w:themeShade="BF"/>
          <w:sz w:val="23"/>
          <w:szCs w:val="23"/>
        </w:rPr>
        <w:t>develop 17 sub-models</w:t>
      </w:r>
      <w:r w:rsidR="00DF537A">
        <w:rPr>
          <w:rFonts w:eastAsia="Times New Roman" w:cstheme="minorHAnsi"/>
          <w:color w:val="2F5496" w:themeColor="accent1" w:themeShade="BF"/>
          <w:sz w:val="23"/>
          <w:szCs w:val="23"/>
        </w:rPr>
        <w:t xml:space="preserve">, and </w:t>
      </w:r>
      <w:r w:rsidR="001F0654">
        <w:rPr>
          <w:rFonts w:eastAsia="Times New Roman" w:cstheme="minorHAnsi"/>
          <w:color w:val="2F5496" w:themeColor="accent1" w:themeShade="BF"/>
          <w:sz w:val="23"/>
          <w:szCs w:val="23"/>
        </w:rPr>
        <w:t xml:space="preserve">tested </w:t>
      </w:r>
      <w:r w:rsidR="000E787C">
        <w:rPr>
          <w:rFonts w:eastAsia="Times New Roman" w:cstheme="minorHAnsi"/>
          <w:color w:val="2F5496" w:themeColor="accent1" w:themeShade="BF"/>
          <w:sz w:val="23"/>
          <w:szCs w:val="23"/>
        </w:rPr>
        <w:t>eight different neighborhood sizes (5*5 to 41*41)</w:t>
      </w:r>
      <w:r w:rsidR="00F52210">
        <w:rPr>
          <w:rFonts w:eastAsia="Times New Roman" w:cstheme="minorHAnsi"/>
          <w:color w:val="2F5496" w:themeColor="accent1" w:themeShade="BF"/>
          <w:sz w:val="23"/>
          <w:szCs w:val="23"/>
        </w:rPr>
        <w:t xml:space="preserve"> </w:t>
      </w:r>
      <w:r w:rsidR="003F79F5">
        <w:rPr>
          <w:rFonts w:eastAsia="Times New Roman" w:cstheme="minorHAnsi"/>
          <w:color w:val="2F5496" w:themeColor="accent1" w:themeShade="BF"/>
          <w:sz w:val="23"/>
          <w:szCs w:val="23"/>
        </w:rPr>
        <w:t xml:space="preserve">for each sub-model </w:t>
      </w:r>
      <w:r w:rsidR="00F52210">
        <w:rPr>
          <w:rFonts w:eastAsia="Times New Roman" w:cstheme="minorHAnsi"/>
          <w:color w:val="2F5496" w:themeColor="accent1" w:themeShade="BF"/>
          <w:sz w:val="23"/>
          <w:szCs w:val="23"/>
        </w:rPr>
        <w:t>to</w:t>
      </w:r>
      <w:r w:rsidR="000E787C">
        <w:rPr>
          <w:rFonts w:eastAsia="Times New Roman" w:cstheme="minorHAnsi"/>
          <w:color w:val="2F5496" w:themeColor="accent1" w:themeShade="BF"/>
          <w:sz w:val="23"/>
          <w:szCs w:val="23"/>
        </w:rPr>
        <w:t xml:space="preserve"> </w:t>
      </w:r>
      <w:r w:rsidR="00DF537A">
        <w:rPr>
          <w:rFonts w:eastAsia="Times New Roman" w:cstheme="minorHAnsi"/>
          <w:color w:val="2F5496" w:themeColor="accent1" w:themeShade="BF"/>
          <w:sz w:val="23"/>
          <w:szCs w:val="23"/>
        </w:rPr>
        <w:t xml:space="preserve">finally </w:t>
      </w:r>
      <w:r w:rsidR="00F52210">
        <w:rPr>
          <w:rFonts w:eastAsia="Times New Roman" w:cstheme="minorHAnsi"/>
          <w:color w:val="2F5496" w:themeColor="accent1" w:themeShade="BF"/>
          <w:sz w:val="23"/>
          <w:szCs w:val="23"/>
        </w:rPr>
        <w:t xml:space="preserve">determined the best </w:t>
      </w:r>
      <w:r w:rsidR="001048C6">
        <w:rPr>
          <w:rFonts w:eastAsia="Times New Roman" w:cstheme="minorHAnsi"/>
          <w:color w:val="2F5496" w:themeColor="accent1" w:themeShade="BF"/>
          <w:sz w:val="23"/>
          <w:szCs w:val="23"/>
        </w:rPr>
        <w:t>simulation</w:t>
      </w:r>
      <w:r w:rsidR="00F52210">
        <w:rPr>
          <w:rFonts w:eastAsia="Times New Roman" w:cstheme="minorHAnsi"/>
          <w:color w:val="2F5496" w:themeColor="accent1" w:themeShade="BF"/>
          <w:sz w:val="23"/>
          <w:szCs w:val="23"/>
        </w:rPr>
        <w:t xml:space="preserve"> that achieved a</w:t>
      </w:r>
      <w:r w:rsidR="00672A02">
        <w:rPr>
          <w:rFonts w:eastAsia="Times New Roman" w:cstheme="minorHAnsi"/>
          <w:color w:val="2F5496" w:themeColor="accent1" w:themeShade="BF"/>
          <w:sz w:val="23"/>
          <w:szCs w:val="23"/>
        </w:rPr>
        <w:t>n</w:t>
      </w:r>
      <w:r w:rsidR="00F52210">
        <w:rPr>
          <w:rFonts w:eastAsia="Times New Roman" w:cstheme="minorHAnsi"/>
          <w:color w:val="2F5496" w:themeColor="accent1" w:themeShade="BF"/>
          <w:sz w:val="23"/>
          <w:szCs w:val="23"/>
        </w:rPr>
        <w:t xml:space="preserve"> </w:t>
      </w:r>
      <w:proofErr w:type="spellStart"/>
      <w:r w:rsidR="00DF537A">
        <w:rPr>
          <w:rFonts w:eastAsia="Times New Roman" w:cstheme="minorHAnsi"/>
          <w:color w:val="2F5496" w:themeColor="accent1" w:themeShade="BF"/>
          <w:sz w:val="23"/>
          <w:szCs w:val="23"/>
        </w:rPr>
        <w:t>FoM</w:t>
      </w:r>
      <w:proofErr w:type="spellEnd"/>
      <w:r w:rsidR="00DF537A">
        <w:rPr>
          <w:rFonts w:eastAsia="Times New Roman" w:cstheme="minorHAnsi"/>
          <w:color w:val="2F5496" w:themeColor="accent1" w:themeShade="BF"/>
          <w:sz w:val="23"/>
          <w:szCs w:val="23"/>
        </w:rPr>
        <w:t xml:space="preserve"> of </w:t>
      </w:r>
      <w:r w:rsidR="0090642D">
        <w:rPr>
          <w:rFonts w:eastAsia="Times New Roman" w:cstheme="minorHAnsi"/>
          <w:color w:val="2F5496" w:themeColor="accent1" w:themeShade="BF"/>
          <w:sz w:val="23"/>
          <w:szCs w:val="23"/>
        </w:rPr>
        <w:t>0.219</w:t>
      </w:r>
      <w:r w:rsidR="003F79F5">
        <w:rPr>
          <w:rFonts w:eastAsia="Times New Roman" w:cstheme="minorHAnsi"/>
          <w:color w:val="2F5496" w:themeColor="accent1" w:themeShade="BF"/>
          <w:sz w:val="23"/>
          <w:szCs w:val="23"/>
        </w:rPr>
        <w:t xml:space="preserve"> in Beijing, China</w:t>
      </w:r>
      <w:r w:rsidR="0090642D">
        <w:rPr>
          <w:rFonts w:eastAsia="Times New Roman" w:cstheme="minorHAnsi"/>
          <w:color w:val="2F5496" w:themeColor="accent1" w:themeShade="BF"/>
          <w:sz w:val="23"/>
          <w:szCs w:val="23"/>
        </w:rPr>
        <w:t xml:space="preserve">. </w:t>
      </w:r>
    </w:p>
    <w:p w14:paraId="701A5624" w14:textId="5C63CA92" w:rsidR="00DA43F4" w:rsidRPr="00DA43F4" w:rsidRDefault="0097130E" w:rsidP="00DA43F4">
      <w:pPr>
        <w:spacing w:line="276" w:lineRule="auto"/>
        <w:ind w:left="567"/>
        <w:rPr>
          <w:rFonts w:eastAsia="Times New Roman" w:cstheme="minorHAnsi"/>
          <w:sz w:val="23"/>
          <w:szCs w:val="23"/>
        </w:rPr>
      </w:pPr>
      <w:r>
        <w:rPr>
          <w:rFonts w:eastAsia="Times New Roman" w:cstheme="minorHAnsi"/>
          <w:color w:val="2F5496" w:themeColor="accent1" w:themeShade="BF"/>
          <w:sz w:val="23"/>
          <w:szCs w:val="23"/>
        </w:rPr>
        <w:t xml:space="preserve">The </w:t>
      </w:r>
      <w:proofErr w:type="spellStart"/>
      <w:r>
        <w:rPr>
          <w:rFonts w:eastAsia="Times New Roman" w:cstheme="minorHAnsi"/>
          <w:color w:val="2F5496" w:themeColor="accent1" w:themeShade="BF"/>
          <w:sz w:val="23"/>
          <w:szCs w:val="23"/>
        </w:rPr>
        <w:t>FoM</w:t>
      </w:r>
      <w:proofErr w:type="spellEnd"/>
      <w:r>
        <w:rPr>
          <w:rFonts w:eastAsia="Times New Roman" w:cstheme="minorHAnsi"/>
          <w:color w:val="2F5496" w:themeColor="accent1" w:themeShade="BF"/>
          <w:sz w:val="23"/>
          <w:szCs w:val="23"/>
        </w:rPr>
        <w:t xml:space="preserve"> in this study, computed from 76 prefectures</w:t>
      </w:r>
      <w:r w:rsidR="00DA43F4" w:rsidRPr="00216A31">
        <w:rPr>
          <w:rFonts w:eastAsia="Times New Roman" w:cstheme="minorHAnsi"/>
          <w:color w:val="2F5496" w:themeColor="accent1" w:themeShade="BF"/>
          <w:sz w:val="23"/>
          <w:szCs w:val="23"/>
        </w:rPr>
        <w:t xml:space="preserve">, with the </w:t>
      </w:r>
      <w:r w:rsidR="00DA43F4" w:rsidRPr="00216A31">
        <w:rPr>
          <w:rFonts w:eastAsia="Times New Roman" w:cstheme="minorHAnsi"/>
          <w:color w:val="2F5496" w:themeColor="accent1" w:themeShade="BF"/>
        </w:rPr>
        <w:t>1</w:t>
      </w:r>
      <w:r w:rsidR="00DA43F4" w:rsidRPr="00216A31">
        <w:rPr>
          <w:rFonts w:eastAsia="Times New Roman" w:cstheme="minorHAnsi"/>
          <w:color w:val="2F5496" w:themeColor="accent1" w:themeShade="BF"/>
          <w:vertAlign w:val="superscript"/>
        </w:rPr>
        <w:t>st</w:t>
      </w:r>
      <w:r w:rsidR="00DA43F4" w:rsidRPr="00216A31">
        <w:rPr>
          <w:rFonts w:eastAsia="Times New Roman" w:cstheme="minorHAnsi"/>
          <w:color w:val="2F5496" w:themeColor="accent1" w:themeShade="BF"/>
          <w:sz w:val="23"/>
          <w:szCs w:val="23"/>
        </w:rPr>
        <w:t xml:space="preserve"> quantile </w:t>
      </w:r>
      <w:r w:rsidR="00B801DF">
        <w:rPr>
          <w:rFonts w:eastAsia="Times New Roman" w:cstheme="minorHAnsi"/>
          <w:color w:val="2F5496" w:themeColor="accent1" w:themeShade="BF"/>
          <w:sz w:val="23"/>
          <w:szCs w:val="23"/>
        </w:rPr>
        <w:t>to be</w:t>
      </w:r>
      <w:r w:rsidR="00DA43F4" w:rsidRPr="00216A31">
        <w:rPr>
          <w:rFonts w:eastAsia="Times New Roman" w:cstheme="minorHAnsi"/>
          <w:color w:val="2F5496" w:themeColor="accent1" w:themeShade="BF"/>
          <w:sz w:val="23"/>
          <w:szCs w:val="23"/>
        </w:rPr>
        <w:t xml:space="preserve"> 0.177, the </w:t>
      </w:r>
      <w:r w:rsidR="00DA43F4" w:rsidRPr="00216A31">
        <w:rPr>
          <w:rFonts w:eastAsia="Times New Roman" w:cstheme="minorHAnsi"/>
          <w:color w:val="2F5496" w:themeColor="accent1" w:themeShade="BF"/>
        </w:rPr>
        <w:t>3</w:t>
      </w:r>
      <w:r w:rsidR="00DA43F4" w:rsidRPr="00216A31">
        <w:rPr>
          <w:rFonts w:eastAsia="Times New Roman" w:cstheme="minorHAnsi"/>
          <w:color w:val="2F5496" w:themeColor="accent1" w:themeShade="BF"/>
          <w:vertAlign w:val="superscript"/>
        </w:rPr>
        <w:t>rd</w:t>
      </w:r>
      <w:r w:rsidR="00DA43F4" w:rsidRPr="00216A31">
        <w:rPr>
          <w:rFonts w:eastAsia="Times New Roman" w:cstheme="minorHAnsi"/>
          <w:color w:val="2F5496" w:themeColor="accent1" w:themeShade="BF"/>
          <w:sz w:val="23"/>
          <w:szCs w:val="23"/>
        </w:rPr>
        <w:t xml:space="preserve"> quantile of 0.215, and the median of 0.197, was close to 0.</w:t>
      </w:r>
      <w:r w:rsidR="00DA43F4" w:rsidRPr="00B801DF">
        <w:rPr>
          <w:rFonts w:eastAsia="Times New Roman" w:cstheme="minorHAnsi"/>
          <w:color w:val="2F5496" w:themeColor="accent1" w:themeShade="BF"/>
          <w:sz w:val="23"/>
          <w:szCs w:val="23"/>
        </w:rPr>
        <w:t>193 reported by Wang et al. (2021c), but slightly lower than 0.219 found by Wang et al. (2021a).</w:t>
      </w:r>
      <w:r w:rsidR="00DA43F4" w:rsidRPr="00B801DF">
        <w:rPr>
          <w:rFonts w:eastAsia="Times New Roman" w:cstheme="minorHAnsi"/>
          <w:color w:val="2F5496" w:themeColor="accent1" w:themeShade="BF"/>
        </w:rPr>
        <w:t xml:space="preserve"> </w:t>
      </w:r>
      <w:r w:rsidR="00CE7882">
        <w:rPr>
          <w:rFonts w:eastAsia="Times New Roman" w:cstheme="minorHAnsi"/>
          <w:color w:val="2F5496" w:themeColor="accent1" w:themeShade="BF"/>
        </w:rPr>
        <w:t xml:space="preserve">The lower </w:t>
      </w:r>
      <w:proofErr w:type="spellStart"/>
      <w:r w:rsidR="00CE7882">
        <w:rPr>
          <w:rFonts w:eastAsia="Times New Roman" w:cstheme="minorHAnsi"/>
          <w:color w:val="2F5496" w:themeColor="accent1" w:themeShade="BF"/>
        </w:rPr>
        <w:t>FoM</w:t>
      </w:r>
      <w:proofErr w:type="spellEnd"/>
      <w:r w:rsidR="00CE7882">
        <w:rPr>
          <w:rFonts w:eastAsia="Times New Roman" w:cstheme="minorHAnsi"/>
          <w:color w:val="2F5496" w:themeColor="accent1" w:themeShade="BF"/>
        </w:rPr>
        <w:t xml:space="preserve"> of our study is </w:t>
      </w:r>
      <w:r w:rsidR="00253603">
        <w:rPr>
          <w:rFonts w:eastAsia="Times New Roman" w:cstheme="minorHAnsi"/>
          <w:color w:val="2F5496" w:themeColor="accent1" w:themeShade="BF"/>
        </w:rPr>
        <w:t xml:space="preserve">because </w:t>
      </w:r>
      <w:r w:rsidR="00DA43F4" w:rsidRPr="00DE3B54">
        <w:rPr>
          <w:rFonts w:eastAsia="Times New Roman" w:cstheme="minorHAnsi"/>
          <w:color w:val="2F5496" w:themeColor="accent1" w:themeShade="BF"/>
          <w:sz w:val="23"/>
          <w:szCs w:val="23"/>
        </w:rPr>
        <w:t xml:space="preserve">Beijing is one of the most rapidly urbanized regions in China and </w:t>
      </w:r>
      <w:r w:rsidR="00253603">
        <w:rPr>
          <w:rFonts w:eastAsia="Times New Roman" w:cstheme="minorHAnsi"/>
          <w:color w:val="2F5496" w:themeColor="accent1" w:themeShade="BF"/>
          <w:sz w:val="23"/>
          <w:szCs w:val="23"/>
        </w:rPr>
        <w:t xml:space="preserve">a </w:t>
      </w:r>
      <w:r w:rsidR="00DA43F4" w:rsidRPr="00DE3B54">
        <w:rPr>
          <w:rFonts w:eastAsia="Times New Roman" w:cstheme="minorHAnsi"/>
          <w:color w:val="2F5496" w:themeColor="accent1" w:themeShade="BF"/>
          <w:sz w:val="23"/>
          <w:szCs w:val="23"/>
        </w:rPr>
        <w:t xml:space="preserve">fast urbanization region is more likely to lead to a higher </w:t>
      </w:r>
      <w:proofErr w:type="spellStart"/>
      <w:r w:rsidR="00DA43F4" w:rsidRPr="00DE3B54">
        <w:rPr>
          <w:rFonts w:eastAsia="Times New Roman" w:cstheme="minorHAnsi"/>
          <w:color w:val="2F5496" w:themeColor="accent1" w:themeShade="BF"/>
          <w:sz w:val="23"/>
          <w:szCs w:val="23"/>
        </w:rPr>
        <w:t>FoM</w:t>
      </w:r>
      <w:proofErr w:type="spellEnd"/>
      <w:r w:rsidR="00DA43F4" w:rsidRPr="00DE3B54">
        <w:rPr>
          <w:rFonts w:eastAsia="Times New Roman" w:cstheme="minorHAnsi"/>
          <w:color w:val="2F5496" w:themeColor="accent1" w:themeShade="BF"/>
          <w:sz w:val="23"/>
          <w:szCs w:val="23"/>
        </w:rPr>
        <w:t xml:space="preserve"> in urban land-use simulation </w:t>
      </w:r>
      <w:sdt>
        <w:sdtPr>
          <w:rPr>
            <w:rFonts w:eastAsia="Times New Roman" w:cstheme="minorHAnsi"/>
            <w:color w:val="2F5496" w:themeColor="accent1" w:themeShade="BF"/>
            <w:sz w:val="23"/>
            <w:szCs w:val="23"/>
          </w:rPr>
          <w:alias w:val="To edit, see citavi.com/edit"/>
          <w:tag w:val="CitaviPlaceholder#d3cd66a9-d139-4305-9b16-db34b79f7a1e"/>
          <w:id w:val="1639218904"/>
          <w:placeholder>
            <w:docPart w:val="8BE9819478D2459F89902F98EFE143E4"/>
          </w:placeholder>
        </w:sdtPr>
        <w:sdtEndPr/>
        <w:sdtContent>
          <w:r w:rsidR="00DA43F4" w:rsidRPr="00DE3B54">
            <w:rPr>
              <w:rFonts w:eastAsia="Times New Roman" w:cstheme="minorHAnsi"/>
              <w:color w:val="2F5496" w:themeColor="accent1" w:themeShade="BF"/>
              <w:sz w:val="23"/>
              <w:szCs w:val="23"/>
            </w:rPr>
            <w:fldChar w:fldCharType="begin"/>
          </w:r>
          <w:r w:rsidR="005D700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lMjA1YzFkLTBjNjktNGRkOC05MzkxLTIzOWZjMWFmN2NhZSIsIlJhbmdlTGVuZ3RoIjoyMS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gMjAwOCkifV19LCJUYWciOiJDaXRhdmlQbGFjZWhvbGRlciNkM2NkNjZhOS1kMTM5LTQzMDUtOWIxNi1kYjM0Yjc5ZjdhMWUiLCJUZXh0IjoiKFBvbnRpdXMgZXQgYWwuIDIwMDgpIiwiV0FJVmVyc2lvbiI6IjYuMTEuMC4wIn0=}</w:instrText>
          </w:r>
          <w:r w:rsidR="00DA43F4" w:rsidRPr="00DE3B54">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(Pontius et al. 2008)</w:t>
          </w:r>
          <w:r w:rsidR="00DA43F4" w:rsidRPr="00DE3B54">
            <w:rPr>
              <w:rFonts w:eastAsia="Times New Roman" w:cstheme="minorHAnsi"/>
              <w:color w:val="2F5496" w:themeColor="accent1" w:themeShade="BF"/>
              <w:sz w:val="23"/>
              <w:szCs w:val="23"/>
            </w:rPr>
            <w:fldChar w:fldCharType="end"/>
          </w:r>
        </w:sdtContent>
      </w:sdt>
      <w:r w:rsidR="00DA43F4" w:rsidRPr="00DE3B54">
        <w:rPr>
          <w:rFonts w:eastAsia="Times New Roman" w:cstheme="minorHAnsi"/>
          <w:color w:val="2F5496" w:themeColor="accent1" w:themeShade="BF"/>
          <w:sz w:val="23"/>
          <w:szCs w:val="23"/>
        </w:rPr>
        <w:t>. Therefore, U-Net achieves similar accuracies to those CA-based models underthought a length calibration process.</w:t>
      </w:r>
    </w:p>
    <w:p w14:paraId="781C393C" w14:textId="3A23A2C6" w:rsidR="0016581F" w:rsidRPr="00A278CF" w:rsidRDefault="00A53556" w:rsidP="00DE3B54">
      <w:pPr>
        <w:spacing w:line="276" w:lineRule="auto"/>
        <w:ind w:left="567"/>
        <w:rPr>
          <w:rFonts w:eastAsia="Times New Roman" w:cstheme="minorHAnsi"/>
          <w:sz w:val="23"/>
          <w:szCs w:val="23"/>
        </w:rPr>
      </w:pPr>
      <w:r>
        <w:rPr>
          <w:rFonts w:eastAsia="Times New Roman" w:cstheme="minorHAnsi"/>
          <w:color w:val="2F5496" w:themeColor="accent1" w:themeShade="BF"/>
          <w:sz w:val="23"/>
          <w:szCs w:val="23"/>
        </w:rPr>
        <w:t xml:space="preserve">We </w:t>
      </w:r>
      <w:r w:rsidR="00B1349F">
        <w:rPr>
          <w:rFonts w:eastAsia="Times New Roman" w:cstheme="minorHAnsi"/>
          <w:color w:val="2F5496" w:themeColor="accent1" w:themeShade="BF"/>
          <w:sz w:val="23"/>
          <w:szCs w:val="23"/>
        </w:rPr>
        <w:t xml:space="preserve">have </w:t>
      </w:r>
      <w:r>
        <w:rPr>
          <w:rFonts w:eastAsia="Times New Roman" w:cstheme="minorHAnsi"/>
          <w:color w:val="2F5496" w:themeColor="accent1" w:themeShade="BF"/>
          <w:sz w:val="23"/>
          <w:szCs w:val="23"/>
        </w:rPr>
        <w:t>rewri</w:t>
      </w:r>
      <w:r w:rsidR="00B0652E">
        <w:rPr>
          <w:rFonts w:eastAsia="Times New Roman" w:cstheme="minorHAnsi"/>
          <w:color w:val="2F5496" w:themeColor="accent1" w:themeShade="BF"/>
          <w:sz w:val="23"/>
          <w:szCs w:val="23"/>
        </w:rPr>
        <w:t>t</w:t>
      </w:r>
      <w:r>
        <w:rPr>
          <w:rFonts w:eastAsia="Times New Roman" w:cstheme="minorHAnsi"/>
          <w:color w:val="2F5496" w:themeColor="accent1" w:themeShade="BF"/>
          <w:sz w:val="23"/>
          <w:szCs w:val="23"/>
        </w:rPr>
        <w:t>te</w:t>
      </w:r>
      <w:r w:rsidR="00B0652E">
        <w:rPr>
          <w:rFonts w:eastAsia="Times New Roman" w:cstheme="minorHAnsi"/>
          <w:color w:val="2F5496" w:themeColor="accent1" w:themeShade="BF"/>
          <w:sz w:val="23"/>
          <w:szCs w:val="23"/>
        </w:rPr>
        <w:t>n</w:t>
      </w:r>
      <w:r>
        <w:rPr>
          <w:rFonts w:eastAsia="Times New Roman" w:cstheme="minorHAnsi"/>
          <w:color w:val="2F5496" w:themeColor="accent1" w:themeShade="BF"/>
          <w:sz w:val="23"/>
          <w:szCs w:val="23"/>
        </w:rPr>
        <w:t xml:space="preserve"> the </w:t>
      </w:r>
      <w:r w:rsidR="001B6D16">
        <w:rPr>
          <w:rFonts w:eastAsia="Times New Roman" w:cstheme="minorHAnsi"/>
          <w:color w:val="2F5496" w:themeColor="accent1" w:themeShade="BF"/>
          <w:sz w:val="23"/>
          <w:szCs w:val="23"/>
        </w:rPr>
        <w:t>“</w:t>
      </w:r>
      <w:r w:rsidR="001B6D16" w:rsidRPr="001B6D16">
        <w:rPr>
          <w:rFonts w:eastAsia="Times New Roman" w:cstheme="minorHAnsi"/>
          <w:color w:val="2F5496" w:themeColor="accent1" w:themeShade="BF"/>
          <w:sz w:val="23"/>
          <w:szCs w:val="23"/>
        </w:rPr>
        <w:t>4.3. Accurate prediction and robustness in capturing spatial patterns</w:t>
      </w:r>
      <w:r w:rsidR="001B6D16">
        <w:rPr>
          <w:rFonts w:eastAsia="Times New Roman" w:cstheme="minorHAnsi"/>
          <w:color w:val="2F5496" w:themeColor="accent1" w:themeShade="BF"/>
          <w:sz w:val="23"/>
          <w:szCs w:val="23"/>
        </w:rPr>
        <w:t xml:space="preserve">” </w:t>
      </w:r>
      <w:r w:rsidR="006173EA">
        <w:rPr>
          <w:rFonts w:eastAsia="Times New Roman" w:cstheme="minorHAnsi"/>
          <w:color w:val="2F5496" w:themeColor="accent1" w:themeShade="BF"/>
          <w:sz w:val="23"/>
          <w:szCs w:val="23"/>
        </w:rPr>
        <w:t xml:space="preserve">in the discussion </w:t>
      </w:r>
      <w:r w:rsidR="001B6D16">
        <w:rPr>
          <w:rFonts w:eastAsia="Times New Roman" w:cstheme="minorHAnsi"/>
          <w:color w:val="2F5496" w:themeColor="accent1" w:themeShade="BF"/>
          <w:sz w:val="23"/>
          <w:szCs w:val="23"/>
        </w:rPr>
        <w:t>section emphasizing 1) the difficulty in cross</w:t>
      </w:r>
      <w:r w:rsidR="00672A02">
        <w:rPr>
          <w:rFonts w:eastAsia="Times New Roman" w:cstheme="minorHAnsi"/>
          <w:color w:val="2F5496" w:themeColor="accent1" w:themeShade="BF"/>
          <w:sz w:val="23"/>
          <w:szCs w:val="23"/>
        </w:rPr>
        <w:t>-</w:t>
      </w:r>
      <w:r w:rsidR="001B6D16">
        <w:rPr>
          <w:rFonts w:eastAsia="Times New Roman" w:cstheme="minorHAnsi"/>
          <w:color w:val="2F5496" w:themeColor="accent1" w:themeShade="BF"/>
          <w:sz w:val="23"/>
          <w:szCs w:val="23"/>
        </w:rPr>
        <w:t>study comparison</w:t>
      </w:r>
      <w:r w:rsidR="00EB3B39">
        <w:rPr>
          <w:rFonts w:eastAsia="Times New Roman" w:cstheme="minorHAnsi"/>
          <w:color w:val="2F5496" w:themeColor="accent1" w:themeShade="BF"/>
          <w:sz w:val="23"/>
          <w:szCs w:val="23"/>
        </w:rPr>
        <w:t xml:space="preserve"> (effects of urbanization rate and spatial resolution)</w:t>
      </w:r>
      <w:r w:rsidR="001B6D16">
        <w:rPr>
          <w:rFonts w:eastAsia="Times New Roman" w:cstheme="minorHAnsi"/>
          <w:color w:val="2F5496" w:themeColor="accent1" w:themeShade="BF"/>
          <w:sz w:val="23"/>
          <w:szCs w:val="23"/>
        </w:rPr>
        <w:t xml:space="preserve">, 2) how we </w:t>
      </w:r>
      <w:r w:rsidR="00EB3B39">
        <w:rPr>
          <w:rFonts w:eastAsia="Times New Roman" w:cstheme="minorHAnsi"/>
          <w:color w:val="2F5496" w:themeColor="accent1" w:themeShade="BF"/>
          <w:sz w:val="23"/>
          <w:szCs w:val="23"/>
        </w:rPr>
        <w:t xml:space="preserve">selected the studies to be compared, and 3) the </w:t>
      </w:r>
      <w:r w:rsidR="004C1CBA">
        <w:rPr>
          <w:rFonts w:eastAsia="Times New Roman" w:cstheme="minorHAnsi"/>
          <w:color w:val="2F5496" w:themeColor="accent1" w:themeShade="BF"/>
          <w:sz w:val="23"/>
          <w:szCs w:val="23"/>
        </w:rPr>
        <w:t xml:space="preserve">close </w:t>
      </w:r>
      <w:proofErr w:type="spellStart"/>
      <w:r w:rsidR="004C1CBA">
        <w:rPr>
          <w:rFonts w:eastAsia="Times New Roman" w:cstheme="minorHAnsi"/>
          <w:color w:val="2F5496" w:themeColor="accent1" w:themeShade="BF"/>
          <w:sz w:val="23"/>
          <w:szCs w:val="23"/>
        </w:rPr>
        <w:t>FoM</w:t>
      </w:r>
      <w:proofErr w:type="spellEnd"/>
      <w:r w:rsidR="004C1CBA">
        <w:rPr>
          <w:rFonts w:eastAsia="Times New Roman" w:cstheme="minorHAnsi"/>
          <w:color w:val="2F5496" w:themeColor="accent1" w:themeShade="BF"/>
          <w:sz w:val="23"/>
          <w:szCs w:val="23"/>
        </w:rPr>
        <w:t xml:space="preserve"> value between our study and other length calibrated studies. </w:t>
      </w:r>
      <w:commentRangeEnd w:id="95"/>
      <w:r w:rsidR="00C726A8">
        <w:rPr>
          <w:rStyle w:val="CommentReference"/>
        </w:rPr>
        <w:commentReference w:id="95"/>
      </w:r>
    </w:p>
    <w:p w14:paraId="4B4448D3" w14:textId="5747931D"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One of my main concerns is the description of the data used in the study, which </w:t>
      </w:r>
      <w:r w:rsidR="005369B0">
        <w:rPr>
          <w:rFonts w:eastAsia="Times New Roman" w:cstheme="minorHAnsi"/>
          <w:sz w:val="23"/>
          <w:szCs w:val="23"/>
        </w:rPr>
        <w:t>is</w:t>
      </w:r>
      <w:r w:rsidRPr="00A278CF">
        <w:rPr>
          <w:rFonts w:eastAsia="Times New Roman" w:cstheme="minorHAnsi"/>
          <w:sz w:val="23"/>
          <w:szCs w:val="23"/>
        </w:rPr>
        <w:t xml:space="preserve"> not clear and consistent considering the following listed example lines. You </w:t>
      </w:r>
      <w:proofErr w:type="gramStart"/>
      <w:r w:rsidRPr="00A278CF">
        <w:rPr>
          <w:rFonts w:eastAsia="Times New Roman" w:cstheme="minorHAnsi"/>
          <w:sz w:val="23"/>
          <w:szCs w:val="23"/>
        </w:rPr>
        <w:t>actually used</w:t>
      </w:r>
      <w:proofErr w:type="gramEnd"/>
      <w:r w:rsidRPr="00A278CF">
        <w:rPr>
          <w:rFonts w:eastAsia="Times New Roman" w:cstheme="minorHAnsi"/>
          <w:sz w:val="23"/>
          <w:szCs w:val="23"/>
        </w:rPr>
        <w:t xml:space="preserve"> land use maps of 1994, 2006</w:t>
      </w:r>
      <w:r w:rsidR="005369B0">
        <w:rPr>
          <w:rFonts w:eastAsia="Times New Roman" w:cstheme="minorHAnsi"/>
          <w:sz w:val="23"/>
          <w:szCs w:val="23"/>
        </w:rPr>
        <w:t>,</w:t>
      </w:r>
      <w:r w:rsidRPr="00A278CF">
        <w:rPr>
          <w:rFonts w:eastAsia="Times New Roman" w:cstheme="minorHAnsi"/>
          <w:sz w:val="23"/>
          <w:szCs w:val="23"/>
        </w:rPr>
        <w:t xml:space="preserve"> and 2018 only, plus elevation/slope data (not sure if also of these three years), but the way the data are described is confusing.</w:t>
      </w:r>
    </w:p>
    <w:p w14:paraId="6EAE402E" w14:textId="3CE17789" w:rsidR="00600EA2" w:rsidRPr="00A278CF" w:rsidRDefault="006A24F7" w:rsidP="00DE3B54">
      <w:pPr>
        <w:spacing w:before="240" w:line="276" w:lineRule="auto"/>
        <w:ind w:left="567"/>
        <w:rPr>
          <w:rFonts w:eastAsia="Times New Roman" w:cstheme="minorHAnsi"/>
          <w:sz w:val="23"/>
          <w:szCs w:val="23"/>
        </w:rPr>
      </w:pPr>
      <w:commentRangeStart w:id="98"/>
      <w:r>
        <w:rPr>
          <w:rFonts w:eastAsia="Times New Roman" w:cstheme="minorHAnsi"/>
          <w:color w:val="2F5496" w:themeColor="accent1" w:themeShade="BF"/>
          <w:sz w:val="23"/>
          <w:szCs w:val="23"/>
        </w:rPr>
        <w:t>W</w:t>
      </w:r>
      <w:r w:rsidR="00600EA2">
        <w:rPr>
          <w:rFonts w:eastAsia="Times New Roman" w:cstheme="minorHAnsi"/>
          <w:color w:val="2F5496" w:themeColor="accent1" w:themeShade="BF"/>
          <w:sz w:val="23"/>
          <w:szCs w:val="23"/>
        </w:rPr>
        <w:t>e added table 3 in the “Data processing” section</w:t>
      </w:r>
      <w:r>
        <w:rPr>
          <w:rFonts w:eastAsia="Times New Roman" w:cstheme="minorHAnsi"/>
          <w:color w:val="2F5496" w:themeColor="accent1" w:themeShade="BF"/>
          <w:sz w:val="23"/>
          <w:szCs w:val="23"/>
        </w:rPr>
        <w:t xml:space="preserve"> to make it clear to readers that only </w:t>
      </w:r>
      <w:r w:rsidR="0017377C">
        <w:rPr>
          <w:rFonts w:eastAsia="Times New Roman" w:cstheme="minorHAnsi"/>
          <w:color w:val="2F5496" w:themeColor="accent1" w:themeShade="BF"/>
          <w:sz w:val="23"/>
          <w:szCs w:val="23"/>
        </w:rPr>
        <w:t>land-use</w:t>
      </w:r>
      <w:r w:rsidRPr="006A24F7">
        <w:rPr>
          <w:rFonts w:eastAsia="Times New Roman" w:cstheme="minorHAnsi"/>
          <w:color w:val="2F5496" w:themeColor="accent1" w:themeShade="BF"/>
          <w:sz w:val="23"/>
          <w:szCs w:val="23"/>
        </w:rPr>
        <w:t xml:space="preserve"> maps </w:t>
      </w:r>
      <w:r>
        <w:rPr>
          <w:rFonts w:eastAsia="Times New Roman" w:cstheme="minorHAnsi"/>
          <w:color w:val="2F5496" w:themeColor="accent1" w:themeShade="BF"/>
          <w:sz w:val="23"/>
          <w:szCs w:val="23"/>
        </w:rPr>
        <w:t>(</w:t>
      </w:r>
      <w:r w:rsidRPr="006A24F7">
        <w:rPr>
          <w:rFonts w:eastAsia="Times New Roman" w:cstheme="minorHAnsi"/>
          <w:color w:val="2F5496" w:themeColor="accent1" w:themeShade="BF"/>
          <w:sz w:val="23"/>
          <w:szCs w:val="23"/>
        </w:rPr>
        <w:t>1994, 2006</w:t>
      </w:r>
      <w:r w:rsidR="00672A02">
        <w:rPr>
          <w:rFonts w:eastAsia="Times New Roman" w:cstheme="minorHAnsi"/>
          <w:color w:val="2F5496" w:themeColor="accent1" w:themeShade="BF"/>
          <w:sz w:val="23"/>
          <w:szCs w:val="23"/>
        </w:rPr>
        <w:t>,</w:t>
      </w:r>
      <w:r w:rsidRPr="006A24F7">
        <w:rPr>
          <w:rFonts w:eastAsia="Times New Roman" w:cstheme="minorHAnsi"/>
          <w:color w:val="2F5496" w:themeColor="accent1" w:themeShade="BF"/>
          <w:sz w:val="23"/>
          <w:szCs w:val="23"/>
        </w:rPr>
        <w:t xml:space="preserve"> and 2018</w:t>
      </w:r>
      <w:r>
        <w:rPr>
          <w:rFonts w:eastAsia="Times New Roman" w:cstheme="minorHAnsi"/>
          <w:color w:val="2F5496" w:themeColor="accent1" w:themeShade="BF"/>
          <w:sz w:val="23"/>
          <w:szCs w:val="23"/>
        </w:rPr>
        <w:t xml:space="preserve">) and </w:t>
      </w:r>
      <w:r w:rsidRPr="006A24F7">
        <w:rPr>
          <w:rFonts w:eastAsia="Times New Roman" w:cstheme="minorHAnsi"/>
          <w:color w:val="2F5496" w:themeColor="accent1" w:themeShade="BF"/>
          <w:sz w:val="23"/>
          <w:szCs w:val="23"/>
        </w:rPr>
        <w:t>elevation/slope</w:t>
      </w:r>
      <w:r>
        <w:rPr>
          <w:rFonts w:eastAsia="Times New Roman" w:cstheme="minorHAnsi"/>
          <w:color w:val="2F5496" w:themeColor="accent1" w:themeShade="BF"/>
          <w:sz w:val="23"/>
          <w:szCs w:val="23"/>
        </w:rPr>
        <w:t xml:space="preserve"> data were used in this study.</w:t>
      </w:r>
      <w:commentRangeEnd w:id="98"/>
      <w:r w:rsidR="00DE6CF9">
        <w:rPr>
          <w:rStyle w:val="CommentReference"/>
        </w:rPr>
        <w:commentReference w:id="98"/>
      </w:r>
    </w:p>
    <w:p w14:paraId="1D62595B" w14:textId="753BBB5C"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97-98: "used high-accuracy maps of urban land-use between 1993 and 2012 to train the model" and tested the model by the projected spatial distribution of urbanization for 2018</w:t>
      </w:r>
    </w:p>
    <w:p w14:paraId="25178EE0" w14:textId="62B5DF7C" w:rsidR="00187032" w:rsidRDefault="00C90634"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lastRenderedPageBreak/>
        <w:t xml:space="preserve">We </w:t>
      </w:r>
      <w:ins w:id="99" w:author="Brett Bryan" w:date="2022-05-02T09:26:00Z">
        <w:r w:rsidR="003C21E8">
          <w:rPr>
            <w:rFonts w:eastAsia="Times New Roman" w:cstheme="minorHAnsi"/>
            <w:color w:val="2F5496" w:themeColor="accent1" w:themeShade="BF"/>
            <w:sz w:val="23"/>
            <w:szCs w:val="23"/>
          </w:rPr>
          <w:t>apologie</w:t>
        </w:r>
      </w:ins>
      <w:ins w:id="100" w:author="Brett Bryan" w:date="2022-05-02T09:27:00Z">
        <w:r w:rsidR="003C21E8">
          <w:rPr>
            <w:rFonts w:eastAsia="Times New Roman" w:cstheme="minorHAnsi"/>
            <w:color w:val="2F5496" w:themeColor="accent1" w:themeShade="BF"/>
            <w:sz w:val="23"/>
            <w:szCs w:val="23"/>
          </w:rPr>
          <w:t xml:space="preserve">s for this error. We </w:t>
        </w:r>
      </w:ins>
      <w:r w:rsidR="000163BB">
        <w:rPr>
          <w:rFonts w:eastAsia="Times New Roman" w:cstheme="minorHAnsi"/>
          <w:color w:val="2F5496" w:themeColor="accent1" w:themeShade="BF"/>
          <w:sz w:val="23"/>
          <w:szCs w:val="23"/>
        </w:rPr>
        <w:t>change</w:t>
      </w:r>
      <w:ins w:id="101" w:author="Brett Bryan" w:date="2022-05-02T09:27:00Z">
        <w:r w:rsidR="003C21E8">
          <w:rPr>
            <w:rFonts w:eastAsia="Times New Roman" w:cstheme="minorHAnsi"/>
            <w:color w:val="2F5496" w:themeColor="accent1" w:themeShade="BF"/>
            <w:sz w:val="23"/>
            <w:szCs w:val="23"/>
          </w:rPr>
          <w:t>d</w:t>
        </w:r>
      </w:ins>
      <w:r w:rsidR="000163BB">
        <w:rPr>
          <w:rFonts w:eastAsia="Times New Roman" w:cstheme="minorHAnsi"/>
          <w:color w:val="2F5496" w:themeColor="accent1" w:themeShade="BF"/>
          <w:sz w:val="23"/>
          <w:szCs w:val="23"/>
        </w:rPr>
        <w:t xml:space="preserve"> “</w:t>
      </w:r>
      <w:r w:rsidR="000163BB" w:rsidRPr="000163BB">
        <w:rPr>
          <w:rFonts w:eastAsia="Times New Roman" w:cstheme="minorHAnsi"/>
          <w:color w:val="2F5496" w:themeColor="accent1" w:themeShade="BF"/>
          <w:sz w:val="23"/>
          <w:szCs w:val="23"/>
        </w:rPr>
        <w:t>between 1993 and 2012</w:t>
      </w:r>
      <w:r w:rsidR="000163BB">
        <w:rPr>
          <w:rFonts w:eastAsia="Times New Roman" w:cstheme="minorHAnsi"/>
          <w:color w:val="2F5496" w:themeColor="accent1" w:themeShade="BF"/>
          <w:sz w:val="23"/>
          <w:szCs w:val="23"/>
        </w:rPr>
        <w:t>” to “</w:t>
      </w:r>
      <w:r w:rsidR="000163BB" w:rsidRPr="000163BB">
        <w:rPr>
          <w:rFonts w:eastAsia="Times New Roman" w:cstheme="minorHAnsi"/>
          <w:color w:val="2F5496" w:themeColor="accent1" w:themeShade="BF"/>
          <w:sz w:val="23"/>
          <w:szCs w:val="23"/>
        </w:rPr>
        <w:t>between 1994 and 2006</w:t>
      </w:r>
      <w:r w:rsidR="000163BB">
        <w:rPr>
          <w:rFonts w:eastAsia="Times New Roman" w:cstheme="minorHAnsi"/>
          <w:color w:val="2F5496" w:themeColor="accent1" w:themeShade="BF"/>
          <w:sz w:val="23"/>
          <w:szCs w:val="23"/>
        </w:rPr>
        <w:t>.”</w:t>
      </w:r>
      <w:r w:rsidR="00691B1F">
        <w:rPr>
          <w:rFonts w:eastAsia="Times New Roman" w:cstheme="minorHAnsi"/>
          <w:color w:val="2F5496" w:themeColor="accent1" w:themeShade="BF"/>
          <w:sz w:val="23"/>
          <w:szCs w:val="23"/>
        </w:rPr>
        <w:t xml:space="preserve"> </w:t>
      </w:r>
    </w:p>
    <w:p w14:paraId="0F8F9C74" w14:textId="747DAA7F" w:rsidR="00C90634" w:rsidRDefault="00691B1F"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To avoid confusion</w:t>
      </w:r>
      <w:r w:rsidR="00E51FC9">
        <w:rPr>
          <w:rFonts w:eastAsia="Times New Roman" w:cstheme="minorHAnsi"/>
          <w:color w:val="2F5496" w:themeColor="accent1" w:themeShade="BF"/>
          <w:sz w:val="23"/>
          <w:szCs w:val="23"/>
        </w:rPr>
        <w:t xml:space="preserve"> </w:t>
      </w:r>
      <w:r w:rsidR="00672A02">
        <w:rPr>
          <w:rFonts w:eastAsia="Times New Roman" w:cstheme="minorHAnsi"/>
          <w:color w:val="2F5496" w:themeColor="accent1" w:themeShade="BF"/>
          <w:sz w:val="23"/>
          <w:szCs w:val="23"/>
        </w:rPr>
        <w:t>about</w:t>
      </w:r>
      <w:r w:rsidR="00E51FC9">
        <w:rPr>
          <w:rFonts w:eastAsia="Times New Roman" w:cstheme="minorHAnsi"/>
          <w:color w:val="2F5496" w:themeColor="accent1" w:themeShade="BF"/>
          <w:sz w:val="23"/>
          <w:szCs w:val="23"/>
        </w:rPr>
        <w:t xml:space="preserve"> how the U-Net w</w:t>
      </w:r>
      <w:r w:rsidR="00672A02">
        <w:rPr>
          <w:rFonts w:eastAsia="Times New Roman" w:cstheme="minorHAnsi"/>
          <w:color w:val="2F5496" w:themeColor="accent1" w:themeShade="BF"/>
          <w:sz w:val="23"/>
          <w:szCs w:val="23"/>
        </w:rPr>
        <w:t>as</w:t>
      </w:r>
      <w:r w:rsidR="00E51FC9">
        <w:rPr>
          <w:rFonts w:eastAsia="Times New Roman" w:cstheme="minorHAnsi"/>
          <w:color w:val="2F5496" w:themeColor="accent1" w:themeShade="BF"/>
          <w:sz w:val="23"/>
          <w:szCs w:val="23"/>
        </w:rPr>
        <w:t xml:space="preserve"> validated using a reference map</w:t>
      </w:r>
      <w:r>
        <w:rPr>
          <w:rFonts w:eastAsia="Times New Roman" w:cstheme="minorHAnsi"/>
          <w:color w:val="2F5496" w:themeColor="accent1" w:themeShade="BF"/>
          <w:sz w:val="23"/>
          <w:szCs w:val="23"/>
        </w:rPr>
        <w:t xml:space="preserve">, we </w:t>
      </w:r>
      <w:r w:rsidR="00E51FC9">
        <w:rPr>
          <w:rFonts w:eastAsia="Times New Roman" w:cstheme="minorHAnsi"/>
          <w:color w:val="2F5496" w:themeColor="accent1" w:themeShade="BF"/>
          <w:sz w:val="23"/>
          <w:szCs w:val="23"/>
        </w:rPr>
        <w:t>modified the description to “</w:t>
      </w:r>
      <w:r w:rsidR="00E51FC9" w:rsidRPr="00E51FC9">
        <w:rPr>
          <w:rFonts w:eastAsia="Times New Roman" w:cstheme="minorHAnsi"/>
          <w:color w:val="2F5496" w:themeColor="accent1" w:themeShade="BF"/>
          <w:sz w:val="23"/>
          <w:szCs w:val="23"/>
        </w:rPr>
        <w:t>We then projected the spatial distribution of urbanization for 2018 us</w:t>
      </w:r>
      <w:r w:rsidR="00906A99">
        <w:rPr>
          <w:rFonts w:eastAsia="Times New Roman" w:cstheme="minorHAnsi"/>
          <w:color w:val="2F5496" w:themeColor="accent1" w:themeShade="BF"/>
          <w:sz w:val="23"/>
          <w:szCs w:val="23"/>
        </w:rPr>
        <w:t>ing</w:t>
      </w:r>
      <w:r w:rsidR="00E51FC9" w:rsidRPr="00E51FC9">
        <w:rPr>
          <w:rFonts w:eastAsia="Times New Roman" w:cstheme="minorHAnsi"/>
          <w:color w:val="2F5496" w:themeColor="accent1" w:themeShade="BF"/>
          <w:sz w:val="23"/>
          <w:szCs w:val="23"/>
        </w:rPr>
        <w:t xml:space="preserve"> this model and thoroughly tested its ability to accurately capture the high-level spatial features, shapes, and patterns of urban development against the reference urban </w:t>
      </w:r>
      <w:r w:rsidR="0017377C">
        <w:rPr>
          <w:rFonts w:eastAsia="Times New Roman" w:cstheme="minorHAnsi"/>
          <w:color w:val="2F5496" w:themeColor="accent1" w:themeShade="BF"/>
          <w:sz w:val="23"/>
          <w:szCs w:val="23"/>
        </w:rPr>
        <w:t>land-use</w:t>
      </w:r>
      <w:r w:rsidR="00E51FC9" w:rsidRPr="00E51FC9">
        <w:rPr>
          <w:rFonts w:eastAsia="Times New Roman" w:cstheme="minorHAnsi"/>
          <w:color w:val="2F5496" w:themeColor="accent1" w:themeShade="BF"/>
          <w:sz w:val="23"/>
          <w:szCs w:val="23"/>
        </w:rPr>
        <w:t xml:space="preserve"> of 2018.</w:t>
      </w:r>
      <w:r w:rsidR="00E51FC9">
        <w:rPr>
          <w:rFonts w:eastAsia="Times New Roman" w:cstheme="minorHAnsi"/>
          <w:color w:val="2F5496" w:themeColor="accent1" w:themeShade="BF"/>
          <w:sz w:val="23"/>
          <w:szCs w:val="23"/>
        </w:rPr>
        <w:t>”</w:t>
      </w:r>
    </w:p>
    <w:p w14:paraId="279DBFDA" w14:textId="38E605CC"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100-101: THIS trained model was then used to project patterns in 2030</w:t>
      </w:r>
    </w:p>
    <w:p w14:paraId="6B792F75" w14:textId="4A97B7A9" w:rsidR="00A046EA" w:rsidRDefault="008174D4" w:rsidP="00DE3B54">
      <w:pPr>
        <w:spacing w:before="240" w:line="276" w:lineRule="auto"/>
        <w:ind w:left="567"/>
        <w:rPr>
          <w:rFonts w:eastAsia="Times New Roman" w:cstheme="minorHAnsi"/>
          <w:sz w:val="23"/>
          <w:szCs w:val="23"/>
        </w:rPr>
      </w:pPr>
      <w:commentRangeStart w:id="102"/>
      <w:r>
        <w:rPr>
          <w:rFonts w:eastAsia="Times New Roman" w:cstheme="minorHAnsi"/>
          <w:color w:val="2F5496" w:themeColor="accent1" w:themeShade="BF"/>
          <w:sz w:val="23"/>
          <w:szCs w:val="23"/>
        </w:rPr>
        <w:t>To avoid confusion between the two models trained in this study, we modified the description to “</w:t>
      </w:r>
      <w:r w:rsidRPr="008174D4">
        <w:rPr>
          <w:rFonts w:eastAsia="Times New Roman" w:cstheme="minorHAnsi"/>
          <w:color w:val="2F5496" w:themeColor="accent1" w:themeShade="BF"/>
          <w:sz w:val="23"/>
          <w:szCs w:val="23"/>
        </w:rPr>
        <w:t xml:space="preserve">Finally, we trained </w:t>
      </w:r>
      <w:r w:rsidRPr="00A65A92">
        <w:rPr>
          <w:rFonts w:eastAsia="Times New Roman" w:cstheme="minorHAnsi"/>
          <w:color w:val="2F5496" w:themeColor="accent1" w:themeShade="BF"/>
          <w:sz w:val="23"/>
          <w:szCs w:val="23"/>
          <w:u w:val="single"/>
        </w:rPr>
        <w:t>another</w:t>
      </w:r>
      <w:r w:rsidRPr="008174D4">
        <w:rPr>
          <w:rFonts w:eastAsia="Times New Roman" w:cstheme="minorHAnsi"/>
          <w:color w:val="2F5496" w:themeColor="accent1" w:themeShade="BF"/>
          <w:sz w:val="23"/>
          <w:szCs w:val="23"/>
        </w:rPr>
        <w:t xml:space="preserve"> U-Net model on </w:t>
      </w:r>
      <w:r w:rsidR="0017377C">
        <w:rPr>
          <w:rFonts w:eastAsia="Times New Roman" w:cstheme="minorHAnsi"/>
          <w:color w:val="2F5496" w:themeColor="accent1" w:themeShade="BF"/>
          <w:sz w:val="23"/>
          <w:szCs w:val="23"/>
        </w:rPr>
        <w:t>land-use</w:t>
      </w:r>
      <w:r w:rsidRPr="008174D4">
        <w:rPr>
          <w:rFonts w:eastAsia="Times New Roman" w:cstheme="minorHAnsi"/>
          <w:color w:val="2F5496" w:themeColor="accent1" w:themeShade="BF"/>
          <w:sz w:val="23"/>
          <w:szCs w:val="23"/>
        </w:rPr>
        <w:t xml:space="preserve"> maps of 2006 and 2018 to project patterns in 2030 based on historical urbanization rates.</w:t>
      </w:r>
      <w:r>
        <w:rPr>
          <w:rFonts w:eastAsia="Times New Roman" w:cstheme="minorHAnsi"/>
          <w:color w:val="2F5496" w:themeColor="accent1" w:themeShade="BF"/>
          <w:sz w:val="23"/>
          <w:szCs w:val="23"/>
        </w:rPr>
        <w:t>”</w:t>
      </w:r>
      <w:commentRangeEnd w:id="102"/>
      <w:r w:rsidR="002A69A4">
        <w:rPr>
          <w:rStyle w:val="CommentReference"/>
        </w:rPr>
        <w:commentReference w:id="102"/>
      </w:r>
    </w:p>
    <w:p w14:paraId="3960C2CC" w14:textId="4674C1C4"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108-109: "We used Landsat data to map urban development in the study area for the years 1994, 2006, and 2018" - I think you are talking about "map land use"</w:t>
      </w:r>
    </w:p>
    <w:p w14:paraId="083A6661" w14:textId="08CAB1B3" w:rsidR="002B64A4" w:rsidRDefault="002B64A4" w:rsidP="00DE3B54">
      <w:pPr>
        <w:spacing w:line="276" w:lineRule="auto"/>
        <w:rPr>
          <w:rFonts w:eastAsia="Times New Roman" w:cstheme="minorHAnsi"/>
          <w:sz w:val="23"/>
          <w:szCs w:val="23"/>
        </w:rPr>
      </w:pPr>
      <w:r w:rsidRPr="00A278CF">
        <w:rPr>
          <w:rFonts w:eastAsia="Times New Roman" w:cstheme="minorHAnsi"/>
          <w:sz w:val="23"/>
          <w:szCs w:val="23"/>
        </w:rPr>
        <w:t>The terms used throughout the manuscript need to be clearly</w:t>
      </w:r>
      <w:r w:rsidR="005369B0">
        <w:rPr>
          <w:rFonts w:eastAsia="Times New Roman" w:cstheme="minorHAnsi"/>
          <w:sz w:val="23"/>
          <w:szCs w:val="23"/>
        </w:rPr>
        <w:t xml:space="preserve"> </w:t>
      </w:r>
      <w:r w:rsidRPr="00A278CF">
        <w:rPr>
          <w:rFonts w:eastAsia="Times New Roman" w:cstheme="minorHAnsi"/>
          <w:sz w:val="23"/>
          <w:szCs w:val="23"/>
        </w:rPr>
        <w:t>defined or understood and consistent, e.g., urban dynamic map, urban map, urban land-use map, urban land use map, urban pixel number, urban pixels, urban images</w:t>
      </w:r>
    </w:p>
    <w:p w14:paraId="6E944012" w14:textId="0CA385B5" w:rsidR="00A65A92" w:rsidRDefault="00723A51" w:rsidP="00DE3B54">
      <w:pPr>
        <w:spacing w:before="240" w:line="276" w:lineRule="auto"/>
        <w:ind w:left="567"/>
        <w:rPr>
          <w:rFonts w:eastAsia="Times New Roman" w:cstheme="minorHAnsi"/>
          <w:sz w:val="23"/>
          <w:szCs w:val="23"/>
        </w:rPr>
      </w:pPr>
      <w:ins w:id="103" w:author="Brett Bryan" w:date="2022-05-02T09:29:00Z">
        <w:r>
          <w:rPr>
            <w:rFonts w:eastAsia="Times New Roman" w:cstheme="minorHAnsi"/>
            <w:color w:val="2F5496" w:themeColor="accent1" w:themeShade="BF"/>
            <w:sz w:val="23"/>
            <w:szCs w:val="23"/>
          </w:rPr>
          <w:t xml:space="preserve">Yes, this </w:t>
        </w:r>
        <w:r w:rsidR="00171905">
          <w:rPr>
            <w:rFonts w:eastAsia="Times New Roman" w:cstheme="minorHAnsi"/>
            <w:color w:val="2F5496" w:themeColor="accent1" w:themeShade="BF"/>
            <w:sz w:val="23"/>
            <w:szCs w:val="23"/>
          </w:rPr>
          <w:t xml:space="preserve">assumption is correct. </w:t>
        </w:r>
      </w:ins>
      <w:r w:rsidR="00A65A92">
        <w:rPr>
          <w:rFonts w:eastAsia="Times New Roman" w:cstheme="minorHAnsi"/>
          <w:color w:val="2F5496" w:themeColor="accent1" w:themeShade="BF"/>
          <w:sz w:val="23"/>
          <w:szCs w:val="23"/>
        </w:rPr>
        <w:t xml:space="preserve">We have </w:t>
      </w:r>
      <w:ins w:id="104" w:author="Brett Bryan" w:date="2022-05-02T09:29:00Z">
        <w:r w:rsidR="00171905">
          <w:rPr>
            <w:rFonts w:eastAsia="Times New Roman" w:cstheme="minorHAnsi"/>
            <w:color w:val="2F5496" w:themeColor="accent1" w:themeShade="BF"/>
            <w:sz w:val="23"/>
            <w:szCs w:val="23"/>
          </w:rPr>
          <w:t xml:space="preserve">now </w:t>
        </w:r>
      </w:ins>
      <w:r w:rsidR="00A65A92">
        <w:rPr>
          <w:rFonts w:eastAsia="Times New Roman" w:cstheme="minorHAnsi"/>
          <w:color w:val="2F5496" w:themeColor="accent1" w:themeShade="BF"/>
          <w:sz w:val="23"/>
          <w:szCs w:val="23"/>
        </w:rPr>
        <w:t>changed</w:t>
      </w:r>
      <w:r w:rsidR="002B64A4">
        <w:rPr>
          <w:rFonts w:eastAsia="Times New Roman" w:cstheme="minorHAnsi"/>
          <w:color w:val="2F5496" w:themeColor="accent1" w:themeShade="BF"/>
          <w:sz w:val="23"/>
          <w:szCs w:val="23"/>
        </w:rPr>
        <w:t xml:space="preserve"> “</w:t>
      </w:r>
      <w:r w:rsidR="002B64A4" w:rsidRPr="002B64A4">
        <w:rPr>
          <w:rFonts w:eastAsia="Times New Roman" w:cstheme="minorHAnsi"/>
          <w:color w:val="2F5496" w:themeColor="accent1" w:themeShade="BF"/>
          <w:sz w:val="23"/>
          <w:szCs w:val="23"/>
        </w:rPr>
        <w:t>urban dynamic map, urban map</w:t>
      </w:r>
      <w:r w:rsidR="00AA6C0E">
        <w:rPr>
          <w:rFonts w:eastAsia="Times New Roman" w:cstheme="minorHAnsi"/>
          <w:color w:val="2F5496" w:themeColor="accent1" w:themeShade="BF"/>
          <w:sz w:val="23"/>
          <w:szCs w:val="23"/>
        </w:rPr>
        <w:t>, etc.</w:t>
      </w:r>
      <w:r w:rsidR="002B64A4">
        <w:rPr>
          <w:rFonts w:eastAsia="Times New Roman" w:cstheme="minorHAnsi"/>
          <w:color w:val="2F5496" w:themeColor="accent1" w:themeShade="BF"/>
          <w:sz w:val="23"/>
          <w:szCs w:val="23"/>
        </w:rPr>
        <w:t>” to “urban land</w:t>
      </w:r>
      <w:r w:rsidR="000B6B26">
        <w:rPr>
          <w:rFonts w:eastAsia="Times New Roman" w:cstheme="minorHAnsi"/>
          <w:color w:val="2F5496" w:themeColor="accent1" w:themeShade="BF"/>
          <w:sz w:val="23"/>
          <w:szCs w:val="23"/>
        </w:rPr>
        <w:t>-</w:t>
      </w:r>
      <w:r w:rsidR="002B64A4">
        <w:rPr>
          <w:rFonts w:eastAsia="Times New Roman" w:cstheme="minorHAnsi"/>
          <w:color w:val="2F5496" w:themeColor="accent1" w:themeShade="BF"/>
          <w:sz w:val="23"/>
          <w:szCs w:val="23"/>
        </w:rPr>
        <w:t>use map” through</w:t>
      </w:r>
      <w:r w:rsidR="00831ED2">
        <w:rPr>
          <w:rFonts w:eastAsia="Times New Roman" w:cstheme="minorHAnsi"/>
          <w:color w:val="2F5496" w:themeColor="accent1" w:themeShade="BF"/>
          <w:sz w:val="23"/>
          <w:szCs w:val="23"/>
        </w:rPr>
        <w:t>out</w:t>
      </w:r>
      <w:r w:rsidR="002B64A4">
        <w:rPr>
          <w:rFonts w:eastAsia="Times New Roman" w:cstheme="minorHAnsi"/>
          <w:color w:val="2F5496" w:themeColor="accent1" w:themeShade="BF"/>
          <w:sz w:val="23"/>
          <w:szCs w:val="23"/>
        </w:rPr>
        <w:t xml:space="preserve"> the manuscript.</w:t>
      </w:r>
    </w:p>
    <w:p w14:paraId="77C133FF" w14:textId="630FCA36"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111-113: here you start talk</w:t>
      </w:r>
      <w:r w:rsidR="005369B0">
        <w:rPr>
          <w:rFonts w:eastAsia="Times New Roman" w:cstheme="minorHAnsi"/>
          <w:sz w:val="23"/>
          <w:szCs w:val="23"/>
        </w:rPr>
        <w:t>ing</w:t>
      </w:r>
      <w:r w:rsidRPr="00A278CF">
        <w:rPr>
          <w:rFonts w:eastAsia="Times New Roman" w:cstheme="minorHAnsi"/>
          <w:sz w:val="23"/>
          <w:szCs w:val="23"/>
        </w:rPr>
        <w:t xml:space="preserve"> about using different years of data for two different U-net models.</w:t>
      </w:r>
    </w:p>
    <w:p w14:paraId="173E21E9" w14:textId="4242135B" w:rsidR="00B85C7F" w:rsidRDefault="00B85C7F" w:rsidP="00DE3B54">
      <w:pPr>
        <w:spacing w:line="276" w:lineRule="auto"/>
        <w:ind w:left="567"/>
        <w:rPr>
          <w:rFonts w:eastAsia="Times New Roman" w:cstheme="minorHAnsi"/>
          <w:color w:val="2F5496" w:themeColor="accent1" w:themeShade="BF"/>
          <w:sz w:val="23"/>
          <w:szCs w:val="23"/>
        </w:rPr>
      </w:pPr>
      <w:r>
        <w:rPr>
          <w:rFonts w:asciiTheme="minorEastAsia" w:hAnsiTheme="minorEastAsia" w:cstheme="minorHAnsi" w:hint="eastAsia"/>
          <w:color w:val="2F5496" w:themeColor="accent1" w:themeShade="BF"/>
          <w:sz w:val="23"/>
          <w:szCs w:val="23"/>
        </w:rPr>
        <w:t>I</w:t>
      </w:r>
      <w:r>
        <w:rPr>
          <w:rFonts w:eastAsia="Times New Roman" w:cstheme="minorHAnsi"/>
          <w:color w:val="2F5496" w:themeColor="accent1" w:themeShade="BF"/>
          <w:sz w:val="23"/>
          <w:szCs w:val="23"/>
        </w:rPr>
        <w:t xml:space="preserve">n our </w:t>
      </w:r>
      <w:del w:id="105" w:author="Brett Bryan" w:date="2022-05-02T09:29:00Z">
        <w:r w:rsidDel="007140CF">
          <w:rPr>
            <w:rFonts w:eastAsia="Times New Roman" w:cstheme="minorHAnsi"/>
            <w:color w:val="2F5496" w:themeColor="accent1" w:themeShade="BF"/>
            <w:sz w:val="23"/>
            <w:szCs w:val="23"/>
          </w:rPr>
          <w:delText xml:space="preserve">first </w:delText>
        </w:r>
      </w:del>
      <w:ins w:id="106" w:author="Brett Bryan" w:date="2022-05-02T09:29:00Z">
        <w:r w:rsidR="007140CF">
          <w:rPr>
            <w:rFonts w:eastAsia="Times New Roman" w:cstheme="minorHAnsi"/>
            <w:color w:val="2F5496" w:themeColor="accent1" w:themeShade="BF"/>
            <w:sz w:val="23"/>
            <w:szCs w:val="23"/>
          </w:rPr>
          <w:t xml:space="preserve">initial </w:t>
        </w:r>
      </w:ins>
      <w:r>
        <w:rPr>
          <w:rFonts w:eastAsia="Times New Roman" w:cstheme="minorHAnsi"/>
          <w:color w:val="2F5496" w:themeColor="accent1" w:themeShade="BF"/>
          <w:sz w:val="23"/>
          <w:szCs w:val="23"/>
        </w:rPr>
        <w:t xml:space="preserve">submission, we </w:t>
      </w:r>
      <w:r w:rsidR="00723D67">
        <w:rPr>
          <w:rFonts w:eastAsia="Times New Roman" w:cstheme="minorHAnsi"/>
          <w:color w:val="2F5496" w:themeColor="accent1" w:themeShade="BF"/>
          <w:sz w:val="23"/>
          <w:szCs w:val="23"/>
        </w:rPr>
        <w:t>de</w:t>
      </w:r>
      <w:r>
        <w:rPr>
          <w:rFonts w:eastAsia="Times New Roman" w:cstheme="minorHAnsi"/>
          <w:color w:val="2F5496" w:themeColor="accent1" w:themeShade="BF"/>
          <w:sz w:val="23"/>
          <w:szCs w:val="23"/>
        </w:rPr>
        <w:t>noted the different historical periods with different names (</w:t>
      </w:r>
      <w:r w:rsidRPr="00DF1322">
        <w:rPr>
          <w:rFonts w:eastAsia="Times New Roman" w:cstheme="minorHAnsi"/>
          <w:color w:val="2F5496" w:themeColor="accent1" w:themeShade="BF"/>
          <w:sz w:val="23"/>
          <w:szCs w:val="23"/>
        </w:rPr>
        <w:t>1994–2006 and 2006–2018</w:t>
      </w:r>
      <w:r>
        <w:rPr>
          <w:rFonts w:eastAsia="Times New Roman" w:cstheme="minorHAnsi"/>
          <w:color w:val="2F5496" w:themeColor="accent1" w:themeShade="BF"/>
          <w:sz w:val="23"/>
          <w:szCs w:val="23"/>
        </w:rPr>
        <w:t xml:space="preserve"> </w:t>
      </w:r>
      <w:r w:rsidRPr="00DF1322">
        <w:rPr>
          <w:rFonts w:eastAsia="Times New Roman" w:cstheme="minorHAnsi"/>
          <w:color w:val="2F5496" w:themeColor="accent1" w:themeShade="BF"/>
          <w:sz w:val="23"/>
          <w:szCs w:val="23"/>
        </w:rPr>
        <w:t>are referred to as “base,” 2018 and 2030</w:t>
      </w:r>
      <w:r>
        <w:rPr>
          <w:rFonts w:eastAsia="Times New Roman" w:cstheme="minorHAnsi"/>
          <w:color w:val="2F5496" w:themeColor="accent1" w:themeShade="BF"/>
          <w:sz w:val="23"/>
          <w:szCs w:val="23"/>
        </w:rPr>
        <w:t xml:space="preserve"> </w:t>
      </w:r>
      <w:r w:rsidRPr="00DF1322">
        <w:rPr>
          <w:rFonts w:eastAsia="Times New Roman" w:cstheme="minorHAnsi"/>
          <w:color w:val="2F5496" w:themeColor="accent1" w:themeShade="BF"/>
          <w:sz w:val="23"/>
          <w:szCs w:val="23"/>
        </w:rPr>
        <w:t>are called “target,” and the true 2018 urban map is called “reference”</w:t>
      </w:r>
      <w:r>
        <w:rPr>
          <w:rFonts w:eastAsia="Times New Roman" w:cstheme="minorHAnsi"/>
          <w:color w:val="2F5496" w:themeColor="accent1" w:themeShade="BF"/>
          <w:sz w:val="23"/>
          <w:szCs w:val="23"/>
        </w:rPr>
        <w:t xml:space="preserve">) and described the U-Net as “U-Net trained on base/target years.” </w:t>
      </w:r>
      <w:del w:id="107" w:author="Brett Bryan" w:date="2022-05-02T09:30:00Z">
        <w:r w:rsidDel="007140CF">
          <w:rPr>
            <w:rFonts w:eastAsia="Times New Roman" w:cstheme="minorHAnsi"/>
            <w:color w:val="2F5496" w:themeColor="accent1" w:themeShade="BF"/>
            <w:sz w:val="23"/>
            <w:szCs w:val="23"/>
          </w:rPr>
          <w:delText xml:space="preserve">Such </w:delText>
        </w:r>
      </w:del>
      <w:ins w:id="108" w:author="Brett Bryan" w:date="2022-05-02T09:30:00Z">
        <w:r w:rsidR="007140CF">
          <w:rPr>
            <w:rFonts w:eastAsia="Times New Roman" w:cstheme="minorHAnsi"/>
            <w:color w:val="2F5496" w:themeColor="accent1" w:themeShade="BF"/>
            <w:sz w:val="23"/>
            <w:szCs w:val="23"/>
          </w:rPr>
          <w:t xml:space="preserve">We now see that this </w:t>
        </w:r>
      </w:ins>
      <w:r>
        <w:rPr>
          <w:rFonts w:eastAsia="Times New Roman" w:cstheme="minorHAnsi"/>
          <w:color w:val="2F5496" w:themeColor="accent1" w:themeShade="BF"/>
          <w:sz w:val="23"/>
          <w:szCs w:val="23"/>
        </w:rPr>
        <w:t>notation could confuse the reader</w:t>
      </w:r>
      <w:ins w:id="109" w:author="Brett Bryan" w:date="2022-05-02T09:30:00Z">
        <w:r w:rsidR="00FA06A3">
          <w:rPr>
            <w:rFonts w:eastAsia="Times New Roman" w:cstheme="minorHAnsi"/>
            <w:color w:val="2F5496" w:themeColor="accent1" w:themeShade="BF"/>
            <w:sz w:val="23"/>
            <w:szCs w:val="23"/>
          </w:rPr>
          <w:t xml:space="preserve"> </w:t>
        </w:r>
      </w:ins>
      <w:del w:id="110" w:author="Brett Bryan" w:date="2022-05-02T09:30:00Z">
        <w:r w:rsidDel="00FA06A3">
          <w:rPr>
            <w:rFonts w:eastAsia="Times New Roman" w:cstheme="minorHAnsi"/>
            <w:color w:val="2F5496" w:themeColor="accent1" w:themeShade="BF"/>
            <w:sz w:val="23"/>
            <w:szCs w:val="23"/>
          </w:rPr>
          <w:delText xml:space="preserve">s </w:delText>
        </w:r>
      </w:del>
      <w:r>
        <w:rPr>
          <w:rFonts w:eastAsia="Times New Roman" w:cstheme="minorHAnsi"/>
          <w:color w:val="2F5496" w:themeColor="accent1" w:themeShade="BF"/>
          <w:sz w:val="23"/>
          <w:szCs w:val="23"/>
        </w:rPr>
        <w:t xml:space="preserve">because they need to roll back to the method section to discern the differences between “U-Nets trained on base/target years.” </w:t>
      </w:r>
    </w:p>
    <w:p w14:paraId="45A7B3D9" w14:textId="38B2E6BC" w:rsidR="00B85C7F" w:rsidRDefault="00B85C7F"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To emphasize the differences </w:t>
      </w:r>
      <w:r w:rsidR="00505AC6">
        <w:rPr>
          <w:rFonts w:eastAsia="Times New Roman" w:cstheme="minorHAnsi"/>
          <w:color w:val="2F5496" w:themeColor="accent1" w:themeShade="BF"/>
          <w:sz w:val="23"/>
          <w:szCs w:val="23"/>
        </w:rPr>
        <w:t>between</w:t>
      </w:r>
      <w:r>
        <w:rPr>
          <w:rFonts w:eastAsia="Times New Roman" w:cstheme="minorHAnsi"/>
          <w:color w:val="2F5496" w:themeColor="accent1" w:themeShade="BF"/>
          <w:sz w:val="23"/>
          <w:szCs w:val="23"/>
        </w:rPr>
        <w:t xml:space="preserve"> the two U-Net</w:t>
      </w:r>
      <w:r w:rsidR="00301F08">
        <w:rPr>
          <w:rFonts w:eastAsia="Times New Roman" w:cstheme="minorHAnsi"/>
          <w:color w:val="2F5496" w:themeColor="accent1" w:themeShade="BF"/>
          <w:sz w:val="23"/>
          <w:szCs w:val="23"/>
        </w:rPr>
        <w:t xml:space="preserve"> models</w:t>
      </w:r>
      <w:r>
        <w:rPr>
          <w:rFonts w:eastAsia="Times New Roman" w:cstheme="minorHAnsi"/>
          <w:color w:val="2F5496" w:themeColor="accent1" w:themeShade="BF"/>
          <w:sz w:val="23"/>
          <w:szCs w:val="23"/>
        </w:rPr>
        <w:t xml:space="preserve">, we added a table in the introduction section and append a suffix to </w:t>
      </w:r>
      <w:r w:rsidR="00405E65">
        <w:rPr>
          <w:rFonts w:eastAsia="Times New Roman" w:cstheme="minorHAnsi"/>
          <w:color w:val="2F5496" w:themeColor="accent1" w:themeShade="BF"/>
          <w:sz w:val="23"/>
          <w:szCs w:val="23"/>
        </w:rPr>
        <w:t>them</w:t>
      </w:r>
      <w:r>
        <w:rPr>
          <w:rFonts w:eastAsia="Times New Roman" w:cstheme="minorHAnsi"/>
          <w:color w:val="2F5496" w:themeColor="accent1" w:themeShade="BF"/>
          <w:sz w:val="23"/>
          <w:szCs w:val="23"/>
        </w:rPr>
        <w:t>. We deleted the description o</w:t>
      </w:r>
      <w:r w:rsidR="00505AC6">
        <w:rPr>
          <w:rFonts w:eastAsia="Times New Roman" w:cstheme="minorHAnsi"/>
          <w:color w:val="2F5496" w:themeColor="accent1" w:themeShade="BF"/>
          <w:sz w:val="23"/>
          <w:szCs w:val="23"/>
        </w:rPr>
        <w:t>f</w:t>
      </w:r>
      <w:r>
        <w:rPr>
          <w:rFonts w:eastAsia="Times New Roman" w:cstheme="minorHAnsi"/>
          <w:color w:val="2F5496" w:themeColor="accent1" w:themeShade="BF"/>
          <w:sz w:val="23"/>
          <w:szCs w:val="23"/>
        </w:rPr>
        <w:t xml:space="preserve"> training phases (i.e., </w:t>
      </w:r>
      <w:r w:rsidRPr="00DF1322">
        <w:rPr>
          <w:rFonts w:eastAsia="Times New Roman" w:cstheme="minorHAnsi"/>
          <w:color w:val="2F5496" w:themeColor="accent1" w:themeShade="BF"/>
          <w:sz w:val="23"/>
          <w:szCs w:val="23"/>
        </w:rPr>
        <w:t>1994–2006 and 2006–2018</w:t>
      </w:r>
      <w:r>
        <w:rPr>
          <w:rFonts w:eastAsia="Times New Roman" w:cstheme="minorHAnsi"/>
          <w:color w:val="2F5496" w:themeColor="accent1" w:themeShade="BF"/>
          <w:sz w:val="23"/>
          <w:szCs w:val="23"/>
        </w:rPr>
        <w:t xml:space="preserve"> </w:t>
      </w:r>
      <w:r w:rsidRPr="00DF1322">
        <w:rPr>
          <w:rFonts w:eastAsia="Times New Roman" w:cstheme="minorHAnsi"/>
          <w:color w:val="2F5496" w:themeColor="accent1" w:themeShade="BF"/>
          <w:sz w:val="23"/>
          <w:szCs w:val="23"/>
        </w:rPr>
        <w:t>are referred to as “base</w:t>
      </w:r>
      <w:r>
        <w:rPr>
          <w:rFonts w:eastAsia="Times New Roman" w:cstheme="minorHAnsi"/>
          <w:color w:val="2F5496" w:themeColor="accent1" w:themeShade="BF"/>
          <w:sz w:val="23"/>
          <w:szCs w:val="23"/>
        </w:rPr>
        <w:t>,</w:t>
      </w:r>
      <w:r w:rsidRPr="00DF1322">
        <w:rPr>
          <w:rFonts w:eastAsia="Times New Roman" w:cstheme="minorHAnsi"/>
          <w:color w:val="2F5496" w:themeColor="accent1" w:themeShade="BF"/>
          <w:sz w:val="23"/>
          <w:szCs w:val="23"/>
        </w:rPr>
        <w:t>”</w:t>
      </w:r>
      <w:r>
        <w:rPr>
          <w:rFonts w:eastAsia="Times New Roman" w:cstheme="minorHAnsi"/>
          <w:color w:val="2F5496" w:themeColor="accent1" w:themeShade="BF"/>
          <w:sz w:val="23"/>
          <w:szCs w:val="23"/>
        </w:rPr>
        <w:t xml:space="preserve"> etc.)</w:t>
      </w:r>
      <w:r w:rsidRPr="00B01735">
        <w:rPr>
          <w:rFonts w:eastAsia="Times New Roman" w:cstheme="minorHAnsi"/>
          <w:color w:val="2F5496" w:themeColor="accent1" w:themeShade="BF"/>
          <w:sz w:val="23"/>
          <w:szCs w:val="23"/>
        </w:rPr>
        <w:t>, and</w:t>
      </w:r>
      <w:r w:rsidRPr="000A0155">
        <w:rPr>
          <w:rFonts w:eastAsia="Times New Roman" w:cstheme="minorHAnsi"/>
          <w:color w:val="2F5496" w:themeColor="accent1" w:themeShade="BF"/>
          <w:sz w:val="23"/>
          <w:szCs w:val="23"/>
        </w:rPr>
        <w:t xml:space="preserve"> used the </w:t>
      </w:r>
      <w:r w:rsidR="00405E65">
        <w:rPr>
          <w:rFonts w:eastAsia="Times New Roman" w:cstheme="minorHAnsi"/>
          <w:color w:val="2F5496" w:themeColor="accent1" w:themeShade="BF"/>
          <w:sz w:val="23"/>
          <w:szCs w:val="23"/>
        </w:rPr>
        <w:t>“</w:t>
      </w:r>
      <w:r w:rsidRPr="000A0155">
        <w:rPr>
          <w:rFonts w:eastAsia="Times New Roman" w:cstheme="minorHAnsi"/>
          <w:color w:val="2F5496" w:themeColor="accent1" w:themeShade="BF"/>
          <w:sz w:val="23"/>
          <w:szCs w:val="23"/>
        </w:rPr>
        <w:t>U-Net-A</w:t>
      </w:r>
      <w:r>
        <w:rPr>
          <w:rFonts w:eastAsia="Times New Roman" w:cstheme="minorHAnsi"/>
          <w:color w:val="2F5496" w:themeColor="accent1" w:themeShade="BF"/>
          <w:sz w:val="23"/>
          <w:szCs w:val="23"/>
        </w:rPr>
        <w:t>/B</w:t>
      </w:r>
      <w:r w:rsidR="00405E65">
        <w:rPr>
          <w:rFonts w:eastAsia="Times New Roman" w:cstheme="minorHAnsi"/>
          <w:color w:val="2F5496" w:themeColor="accent1" w:themeShade="BF"/>
          <w:sz w:val="23"/>
          <w:szCs w:val="23"/>
        </w:rPr>
        <w:t>”,</w:t>
      </w:r>
      <w:r>
        <w:rPr>
          <w:rFonts w:eastAsia="Times New Roman" w:cstheme="minorHAnsi"/>
          <w:color w:val="2F5496" w:themeColor="accent1" w:themeShade="BF"/>
          <w:sz w:val="23"/>
          <w:szCs w:val="23"/>
        </w:rPr>
        <w:t xml:space="preserve"> rather than “U-Net trained on base/target years”</w:t>
      </w:r>
      <w:r w:rsidR="00405E65">
        <w:rPr>
          <w:rFonts w:eastAsia="Times New Roman" w:cstheme="minorHAnsi"/>
          <w:color w:val="2F5496" w:themeColor="accent1" w:themeShade="BF"/>
          <w:sz w:val="23"/>
          <w:szCs w:val="23"/>
        </w:rPr>
        <w:t>,</w:t>
      </w:r>
      <w:r>
        <w:rPr>
          <w:rFonts w:eastAsia="Times New Roman" w:cstheme="minorHAnsi"/>
          <w:color w:val="2F5496" w:themeColor="accent1" w:themeShade="BF"/>
          <w:sz w:val="23"/>
          <w:szCs w:val="23"/>
        </w:rPr>
        <w:t xml:space="preserve"> to identify the deep learning model through the manuscript.</w:t>
      </w:r>
    </w:p>
    <w:p w14:paraId="4DAB5B41" w14:textId="77777777" w:rsidR="00B85C7F" w:rsidRPr="00832104" w:rsidRDefault="00B85C7F" w:rsidP="00DE3B54">
      <w:pPr>
        <w:spacing w:after="0" w:line="276" w:lineRule="auto"/>
        <w:ind w:left="567"/>
        <w:rPr>
          <w:rFonts w:eastAsia="Times New Roman" w:cstheme="minorHAnsi"/>
          <w:color w:val="2F5496" w:themeColor="accent1" w:themeShade="BF"/>
          <w:sz w:val="19"/>
          <w:szCs w:val="19"/>
        </w:rPr>
      </w:pPr>
      <w:r w:rsidRPr="00832104">
        <w:rPr>
          <w:rFonts w:eastAsia="Times New Roman" w:cstheme="minorHAnsi"/>
          <w:color w:val="2F5496" w:themeColor="accent1" w:themeShade="BF"/>
          <w:sz w:val="19"/>
          <w:szCs w:val="19"/>
        </w:rPr>
        <w:t>Table 1. The U-Net developed in this study. (This table</w:t>
      </w:r>
      <w:r>
        <w:rPr>
          <w:rFonts w:eastAsia="Times New Roman" w:cstheme="minorHAnsi"/>
          <w:color w:val="2F5496" w:themeColor="accent1" w:themeShade="BF"/>
          <w:sz w:val="19"/>
          <w:szCs w:val="19"/>
        </w:rPr>
        <w:t xml:space="preserve"> is</w:t>
      </w:r>
      <w:r w:rsidRPr="00832104">
        <w:rPr>
          <w:rFonts w:eastAsia="Times New Roman" w:cstheme="minorHAnsi"/>
          <w:color w:val="2F5496" w:themeColor="accent1" w:themeShade="BF"/>
          <w:sz w:val="19"/>
          <w:szCs w:val="19"/>
        </w:rPr>
        <w:t xml:space="preserve"> </w:t>
      </w:r>
      <w:r>
        <w:rPr>
          <w:rFonts w:eastAsia="Times New Roman" w:cstheme="minorHAnsi"/>
          <w:color w:val="2F5496" w:themeColor="accent1" w:themeShade="BF"/>
          <w:sz w:val="19"/>
          <w:szCs w:val="19"/>
        </w:rPr>
        <w:t>inserted</w:t>
      </w:r>
      <w:r w:rsidRPr="00832104">
        <w:rPr>
          <w:rFonts w:eastAsia="Times New Roman" w:cstheme="minorHAnsi"/>
          <w:color w:val="2F5496" w:themeColor="accent1" w:themeShade="BF"/>
          <w:sz w:val="19"/>
          <w:szCs w:val="19"/>
        </w:rPr>
        <w:t xml:space="preserve"> above the workflow chart)</w:t>
      </w:r>
    </w:p>
    <w:tbl>
      <w:tblPr>
        <w:tblStyle w:val="TableGrid"/>
        <w:tblW w:w="8091"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2698"/>
        <w:gridCol w:w="2733"/>
      </w:tblGrid>
      <w:tr w:rsidR="00B85C7F" w:rsidRPr="00512341" w14:paraId="115593D5" w14:textId="77777777" w:rsidTr="00EF27D8">
        <w:trPr>
          <w:trHeight w:val="259"/>
        </w:trPr>
        <w:tc>
          <w:tcPr>
            <w:tcW w:w="2660" w:type="dxa"/>
            <w:tcBorders>
              <w:top w:val="single" w:sz="4" w:space="0" w:color="auto"/>
              <w:bottom w:val="single" w:sz="4" w:space="0" w:color="auto"/>
            </w:tcBorders>
            <w:vAlign w:val="center"/>
          </w:tcPr>
          <w:p w14:paraId="41D8BB22" w14:textId="77777777" w:rsidR="00B85C7F" w:rsidRPr="00832104" w:rsidRDefault="00B85C7F"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Model</w:t>
            </w:r>
            <w:r w:rsidRPr="00832104">
              <w:rPr>
                <w:rFonts w:eastAsia="Times New Roman" w:cstheme="minorHAnsi"/>
                <w:color w:val="2F5496" w:themeColor="accent1" w:themeShade="BF"/>
                <w:sz w:val="19"/>
                <w:szCs w:val="19"/>
              </w:rPr>
              <w:t xml:space="preserve"> name</w:t>
            </w:r>
          </w:p>
        </w:tc>
        <w:tc>
          <w:tcPr>
            <w:tcW w:w="2698" w:type="dxa"/>
            <w:tcBorders>
              <w:top w:val="single" w:sz="4" w:space="0" w:color="auto"/>
              <w:bottom w:val="single" w:sz="4" w:space="0" w:color="auto"/>
            </w:tcBorders>
            <w:vAlign w:val="center"/>
          </w:tcPr>
          <w:p w14:paraId="328FDE1F" w14:textId="77777777" w:rsidR="00B85C7F" w:rsidRPr="00832104" w:rsidRDefault="00B85C7F" w:rsidP="00DE3B54">
            <w:pPr>
              <w:spacing w:line="276" w:lineRule="auto"/>
              <w:rPr>
                <w:rFonts w:eastAsia="Times New Roman" w:cstheme="minorHAnsi"/>
                <w:color w:val="2F5496" w:themeColor="accent1" w:themeShade="BF"/>
                <w:sz w:val="19"/>
                <w:szCs w:val="19"/>
              </w:rPr>
            </w:pPr>
            <w:r w:rsidRPr="00832104">
              <w:rPr>
                <w:rFonts w:eastAsia="Times New Roman" w:cstheme="minorHAnsi"/>
                <w:color w:val="2F5496" w:themeColor="accent1" w:themeShade="BF"/>
                <w:sz w:val="19"/>
                <w:szCs w:val="19"/>
              </w:rPr>
              <w:t>Training years</w:t>
            </w:r>
          </w:p>
        </w:tc>
        <w:tc>
          <w:tcPr>
            <w:tcW w:w="2733" w:type="dxa"/>
            <w:tcBorders>
              <w:top w:val="single" w:sz="4" w:space="0" w:color="auto"/>
              <w:bottom w:val="single" w:sz="4" w:space="0" w:color="auto"/>
            </w:tcBorders>
            <w:vAlign w:val="center"/>
          </w:tcPr>
          <w:p w14:paraId="54490BC6" w14:textId="77777777" w:rsidR="00B85C7F" w:rsidRPr="00832104" w:rsidRDefault="00B85C7F" w:rsidP="00DE3B54">
            <w:pPr>
              <w:spacing w:line="276" w:lineRule="auto"/>
              <w:rPr>
                <w:rFonts w:eastAsia="Times New Roman" w:cstheme="minorHAnsi"/>
                <w:color w:val="2F5496" w:themeColor="accent1" w:themeShade="BF"/>
                <w:sz w:val="19"/>
                <w:szCs w:val="19"/>
              </w:rPr>
            </w:pPr>
            <w:r w:rsidRPr="00832104">
              <w:rPr>
                <w:rFonts w:eastAsia="Times New Roman" w:cstheme="minorHAnsi"/>
                <w:color w:val="2F5496" w:themeColor="accent1" w:themeShade="BF"/>
                <w:sz w:val="19"/>
                <w:szCs w:val="19"/>
              </w:rPr>
              <w:t>Project year</w:t>
            </w:r>
          </w:p>
        </w:tc>
      </w:tr>
      <w:tr w:rsidR="00B85C7F" w:rsidRPr="00512341" w14:paraId="56FA0FB2" w14:textId="77777777" w:rsidTr="00EF27D8">
        <w:trPr>
          <w:trHeight w:val="248"/>
        </w:trPr>
        <w:tc>
          <w:tcPr>
            <w:tcW w:w="2660" w:type="dxa"/>
            <w:tcBorders>
              <w:top w:val="single" w:sz="4" w:space="0" w:color="auto"/>
            </w:tcBorders>
            <w:vAlign w:val="center"/>
          </w:tcPr>
          <w:p w14:paraId="1B15113F" w14:textId="77777777" w:rsidR="00B85C7F" w:rsidRPr="00832104" w:rsidRDefault="00B85C7F" w:rsidP="00DE3B54">
            <w:pPr>
              <w:spacing w:line="276" w:lineRule="auto"/>
              <w:rPr>
                <w:rFonts w:eastAsia="Times New Roman" w:cstheme="minorHAnsi"/>
                <w:color w:val="2F5496" w:themeColor="accent1" w:themeShade="BF"/>
                <w:sz w:val="19"/>
                <w:szCs w:val="19"/>
              </w:rPr>
            </w:pPr>
            <w:r w:rsidRPr="00832104">
              <w:rPr>
                <w:rFonts w:eastAsia="Times New Roman" w:cstheme="minorHAnsi"/>
                <w:color w:val="2F5496" w:themeColor="accent1" w:themeShade="BF"/>
                <w:sz w:val="19"/>
                <w:szCs w:val="19"/>
              </w:rPr>
              <w:t>U-Net-A</w:t>
            </w:r>
          </w:p>
        </w:tc>
        <w:tc>
          <w:tcPr>
            <w:tcW w:w="2698" w:type="dxa"/>
            <w:tcBorders>
              <w:top w:val="single" w:sz="4" w:space="0" w:color="auto"/>
            </w:tcBorders>
            <w:vAlign w:val="center"/>
          </w:tcPr>
          <w:p w14:paraId="12436093" w14:textId="77777777" w:rsidR="00B85C7F" w:rsidRPr="00832104" w:rsidRDefault="00B85C7F" w:rsidP="00DE3B54">
            <w:pPr>
              <w:spacing w:line="276" w:lineRule="auto"/>
              <w:rPr>
                <w:rFonts w:eastAsia="Times New Roman" w:cstheme="minorHAnsi"/>
                <w:color w:val="2F5496" w:themeColor="accent1" w:themeShade="BF"/>
                <w:sz w:val="19"/>
                <w:szCs w:val="19"/>
              </w:rPr>
            </w:pPr>
            <w:r w:rsidRPr="00832104">
              <w:rPr>
                <w:rFonts w:eastAsia="Times New Roman" w:cstheme="minorHAnsi"/>
                <w:color w:val="2F5496" w:themeColor="accent1" w:themeShade="BF"/>
                <w:sz w:val="19"/>
                <w:szCs w:val="19"/>
              </w:rPr>
              <w:t>1994, 2006</w:t>
            </w:r>
          </w:p>
        </w:tc>
        <w:tc>
          <w:tcPr>
            <w:tcW w:w="2733" w:type="dxa"/>
            <w:tcBorders>
              <w:top w:val="single" w:sz="4" w:space="0" w:color="auto"/>
            </w:tcBorders>
            <w:vAlign w:val="center"/>
          </w:tcPr>
          <w:p w14:paraId="3DDCB434" w14:textId="77777777" w:rsidR="00B85C7F" w:rsidRPr="00832104" w:rsidRDefault="00B85C7F" w:rsidP="00DE3B54">
            <w:pPr>
              <w:spacing w:line="276" w:lineRule="auto"/>
              <w:rPr>
                <w:rFonts w:eastAsia="Times New Roman" w:cstheme="minorHAnsi"/>
                <w:color w:val="2F5496" w:themeColor="accent1" w:themeShade="BF"/>
                <w:sz w:val="19"/>
                <w:szCs w:val="19"/>
              </w:rPr>
            </w:pPr>
            <w:r w:rsidRPr="00832104">
              <w:rPr>
                <w:rFonts w:eastAsia="Times New Roman" w:cstheme="minorHAnsi"/>
                <w:color w:val="2F5496" w:themeColor="accent1" w:themeShade="BF"/>
                <w:sz w:val="19"/>
                <w:szCs w:val="19"/>
              </w:rPr>
              <w:t>2018</w:t>
            </w:r>
          </w:p>
        </w:tc>
      </w:tr>
      <w:tr w:rsidR="00B85C7F" w:rsidRPr="00512341" w14:paraId="2146E9C2" w14:textId="77777777" w:rsidTr="00EF27D8">
        <w:trPr>
          <w:trHeight w:val="259"/>
        </w:trPr>
        <w:tc>
          <w:tcPr>
            <w:tcW w:w="2660" w:type="dxa"/>
            <w:tcBorders>
              <w:bottom w:val="single" w:sz="4" w:space="0" w:color="auto"/>
            </w:tcBorders>
            <w:vAlign w:val="center"/>
          </w:tcPr>
          <w:p w14:paraId="52391394" w14:textId="77777777" w:rsidR="00B85C7F" w:rsidRPr="00832104" w:rsidRDefault="00B85C7F" w:rsidP="00DE3B54">
            <w:pPr>
              <w:spacing w:line="276" w:lineRule="auto"/>
              <w:rPr>
                <w:rFonts w:eastAsia="Times New Roman" w:cstheme="minorHAnsi"/>
                <w:color w:val="2F5496" w:themeColor="accent1" w:themeShade="BF"/>
                <w:sz w:val="19"/>
                <w:szCs w:val="19"/>
              </w:rPr>
            </w:pPr>
            <w:r w:rsidRPr="00832104">
              <w:rPr>
                <w:rFonts w:eastAsia="Times New Roman" w:cstheme="minorHAnsi"/>
                <w:color w:val="2F5496" w:themeColor="accent1" w:themeShade="BF"/>
                <w:sz w:val="19"/>
                <w:szCs w:val="19"/>
              </w:rPr>
              <w:t>U-Net-B</w:t>
            </w:r>
          </w:p>
        </w:tc>
        <w:tc>
          <w:tcPr>
            <w:tcW w:w="2698" w:type="dxa"/>
            <w:tcBorders>
              <w:bottom w:val="single" w:sz="4" w:space="0" w:color="auto"/>
            </w:tcBorders>
            <w:vAlign w:val="center"/>
          </w:tcPr>
          <w:p w14:paraId="72B0EE87" w14:textId="77777777" w:rsidR="00B85C7F" w:rsidRPr="00832104" w:rsidRDefault="00B85C7F" w:rsidP="00DE3B54">
            <w:pPr>
              <w:spacing w:line="276" w:lineRule="auto"/>
              <w:rPr>
                <w:rFonts w:eastAsia="Times New Roman" w:cstheme="minorHAnsi"/>
                <w:color w:val="2F5496" w:themeColor="accent1" w:themeShade="BF"/>
                <w:sz w:val="19"/>
                <w:szCs w:val="19"/>
              </w:rPr>
            </w:pPr>
            <w:r w:rsidRPr="00832104">
              <w:rPr>
                <w:rFonts w:eastAsia="Times New Roman" w:cstheme="minorHAnsi"/>
                <w:color w:val="2F5496" w:themeColor="accent1" w:themeShade="BF"/>
                <w:sz w:val="19"/>
                <w:szCs w:val="19"/>
              </w:rPr>
              <w:t>2006, 2018</w:t>
            </w:r>
          </w:p>
        </w:tc>
        <w:tc>
          <w:tcPr>
            <w:tcW w:w="2733" w:type="dxa"/>
            <w:tcBorders>
              <w:bottom w:val="single" w:sz="4" w:space="0" w:color="auto"/>
            </w:tcBorders>
            <w:vAlign w:val="center"/>
          </w:tcPr>
          <w:p w14:paraId="08BBA21D" w14:textId="77777777" w:rsidR="00B85C7F" w:rsidRPr="00832104" w:rsidRDefault="00B85C7F" w:rsidP="00DE3B54">
            <w:pPr>
              <w:spacing w:line="276" w:lineRule="auto"/>
              <w:rPr>
                <w:rFonts w:eastAsia="Times New Roman" w:cstheme="minorHAnsi"/>
                <w:color w:val="2F5496" w:themeColor="accent1" w:themeShade="BF"/>
                <w:sz w:val="19"/>
                <w:szCs w:val="19"/>
              </w:rPr>
            </w:pPr>
            <w:r w:rsidRPr="00832104">
              <w:rPr>
                <w:rFonts w:eastAsia="Times New Roman" w:cstheme="minorHAnsi"/>
                <w:color w:val="2F5496" w:themeColor="accent1" w:themeShade="BF"/>
                <w:sz w:val="19"/>
                <w:szCs w:val="19"/>
              </w:rPr>
              <w:t>2030</w:t>
            </w:r>
          </w:p>
        </w:tc>
      </w:tr>
    </w:tbl>
    <w:p w14:paraId="0D3DCF15" w14:textId="77777777" w:rsidR="00B85C7F" w:rsidRDefault="00B85C7F" w:rsidP="00DE3B54">
      <w:pPr>
        <w:spacing w:line="276" w:lineRule="auto"/>
        <w:rPr>
          <w:rFonts w:eastAsia="Times New Roman" w:cstheme="minorHAnsi"/>
          <w:sz w:val="23"/>
          <w:szCs w:val="23"/>
        </w:rPr>
      </w:pPr>
    </w:p>
    <w:p w14:paraId="5603D625" w14:textId="41685A1D"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Line 196-199: what are the spatial resolutions of </w:t>
      </w:r>
      <w:r w:rsidR="0017377C">
        <w:rPr>
          <w:rFonts w:eastAsia="Times New Roman" w:cstheme="minorHAnsi"/>
          <w:sz w:val="23"/>
          <w:szCs w:val="23"/>
        </w:rPr>
        <w:t>land-use</w:t>
      </w:r>
      <w:r w:rsidRPr="00A278CF">
        <w:rPr>
          <w:rFonts w:eastAsia="Times New Roman" w:cstheme="minorHAnsi"/>
          <w:sz w:val="23"/>
          <w:szCs w:val="23"/>
        </w:rPr>
        <w:t xml:space="preserve">, </w:t>
      </w:r>
      <w:r w:rsidR="008958AE" w:rsidRPr="00A278CF">
        <w:rPr>
          <w:rFonts w:eastAsia="Times New Roman" w:cstheme="minorHAnsi"/>
          <w:sz w:val="23"/>
          <w:szCs w:val="23"/>
        </w:rPr>
        <w:t>elevation,</w:t>
      </w:r>
      <w:r w:rsidRPr="00A278CF">
        <w:rPr>
          <w:rFonts w:eastAsia="Times New Roman" w:cstheme="minorHAnsi"/>
          <w:sz w:val="23"/>
          <w:szCs w:val="23"/>
        </w:rPr>
        <w:t xml:space="preserve"> and slope data, assuming they are </w:t>
      </w:r>
      <w:proofErr w:type="spellStart"/>
      <w:r w:rsidRPr="00A278CF">
        <w:rPr>
          <w:rFonts w:eastAsia="Times New Roman" w:cstheme="minorHAnsi"/>
          <w:sz w:val="23"/>
          <w:szCs w:val="23"/>
        </w:rPr>
        <w:t>rasters</w:t>
      </w:r>
      <w:proofErr w:type="spellEnd"/>
      <w:r w:rsidRPr="00A278CF">
        <w:rPr>
          <w:rFonts w:eastAsia="Times New Roman" w:cstheme="minorHAnsi"/>
          <w:sz w:val="23"/>
          <w:szCs w:val="23"/>
        </w:rPr>
        <w:t>?</w:t>
      </w:r>
    </w:p>
    <w:p w14:paraId="757B42D7" w14:textId="1214D201" w:rsidR="009F3E03" w:rsidRDefault="009F3E03"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lastRenderedPageBreak/>
        <w:t xml:space="preserve">We added a table 3 in the “Data processing” section to make it clear to readers that all data used were </w:t>
      </w:r>
      <w:r w:rsidR="00922F8D">
        <w:rPr>
          <w:rFonts w:eastAsia="Times New Roman" w:cstheme="minorHAnsi"/>
          <w:color w:val="2F5496" w:themeColor="accent1" w:themeShade="BF"/>
          <w:sz w:val="23"/>
          <w:szCs w:val="23"/>
        </w:rPr>
        <w:t xml:space="preserve">in </w:t>
      </w:r>
      <w:r>
        <w:rPr>
          <w:rFonts w:eastAsia="Times New Roman" w:cstheme="minorHAnsi"/>
          <w:color w:val="2F5496" w:themeColor="accent1" w:themeShade="BF"/>
          <w:sz w:val="23"/>
          <w:szCs w:val="23"/>
        </w:rPr>
        <w:t xml:space="preserve">raster </w:t>
      </w:r>
      <w:r w:rsidR="00100A59">
        <w:rPr>
          <w:rFonts w:eastAsia="Times New Roman" w:cstheme="minorHAnsi"/>
          <w:color w:val="2F5496" w:themeColor="accent1" w:themeShade="BF"/>
          <w:sz w:val="23"/>
          <w:szCs w:val="23"/>
        </w:rPr>
        <w:t xml:space="preserve">format </w:t>
      </w:r>
      <w:r>
        <w:rPr>
          <w:rFonts w:eastAsia="Times New Roman" w:cstheme="minorHAnsi"/>
          <w:color w:val="2F5496" w:themeColor="accent1" w:themeShade="BF"/>
          <w:sz w:val="23"/>
          <w:szCs w:val="23"/>
        </w:rPr>
        <w:t xml:space="preserve">with </w:t>
      </w:r>
      <w:r w:rsidR="00922F8D">
        <w:rPr>
          <w:rFonts w:eastAsia="Times New Roman" w:cstheme="minorHAnsi"/>
          <w:color w:val="2F5496" w:themeColor="accent1" w:themeShade="BF"/>
          <w:sz w:val="23"/>
          <w:szCs w:val="23"/>
        </w:rPr>
        <w:t>a</w:t>
      </w:r>
      <w:r>
        <w:rPr>
          <w:rFonts w:eastAsia="Times New Roman" w:cstheme="minorHAnsi"/>
          <w:color w:val="2F5496" w:themeColor="accent1" w:themeShade="BF"/>
          <w:sz w:val="23"/>
          <w:szCs w:val="23"/>
        </w:rPr>
        <w:t xml:space="preserve"> spatial resolution of 30m.</w:t>
      </w:r>
    </w:p>
    <w:p w14:paraId="5555767F" w14:textId="1CFB3273"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213-215: what's urban map here? Here, what data were used to train which model?</w:t>
      </w:r>
    </w:p>
    <w:p w14:paraId="2B9D21F7" w14:textId="7D4FE847" w:rsidR="00482C06" w:rsidRDefault="005A6FBC"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We</w:t>
      </w:r>
      <w:r w:rsidR="009635F5">
        <w:rPr>
          <w:rFonts w:eastAsia="Times New Roman" w:cstheme="minorHAnsi"/>
          <w:color w:val="2F5496" w:themeColor="accent1" w:themeShade="BF"/>
          <w:sz w:val="23"/>
          <w:szCs w:val="23"/>
        </w:rPr>
        <w:t xml:space="preserve"> change</w:t>
      </w:r>
      <w:ins w:id="111" w:author="Brett Bryan" w:date="2022-05-02T09:31:00Z">
        <w:r w:rsidR="00E845EE">
          <w:rPr>
            <w:rFonts w:eastAsia="Times New Roman" w:cstheme="minorHAnsi"/>
            <w:color w:val="2F5496" w:themeColor="accent1" w:themeShade="BF"/>
            <w:sz w:val="23"/>
            <w:szCs w:val="23"/>
          </w:rPr>
          <w:t>d</w:t>
        </w:r>
      </w:ins>
      <w:r w:rsidR="009635F5">
        <w:rPr>
          <w:rFonts w:eastAsia="Times New Roman" w:cstheme="minorHAnsi"/>
          <w:color w:val="2F5496" w:themeColor="accent1" w:themeShade="BF"/>
          <w:sz w:val="23"/>
          <w:szCs w:val="23"/>
        </w:rPr>
        <w:t xml:space="preserve"> “urban map for 1994” to “urban land</w:t>
      </w:r>
      <w:r w:rsidR="00922F8D">
        <w:rPr>
          <w:rFonts w:eastAsia="Times New Roman" w:cstheme="minorHAnsi"/>
          <w:color w:val="2F5496" w:themeColor="accent1" w:themeShade="BF"/>
          <w:sz w:val="23"/>
          <w:szCs w:val="23"/>
        </w:rPr>
        <w:t>-</w:t>
      </w:r>
      <w:r w:rsidR="009635F5">
        <w:rPr>
          <w:rFonts w:eastAsia="Times New Roman" w:cstheme="minorHAnsi"/>
          <w:color w:val="2F5496" w:themeColor="accent1" w:themeShade="BF"/>
          <w:sz w:val="23"/>
          <w:szCs w:val="23"/>
        </w:rPr>
        <w:t>use map for 1994.”</w:t>
      </w:r>
      <w:r>
        <w:rPr>
          <w:rFonts w:eastAsia="Times New Roman" w:cstheme="minorHAnsi"/>
          <w:color w:val="2F5496" w:themeColor="accent1" w:themeShade="BF"/>
          <w:sz w:val="23"/>
          <w:szCs w:val="23"/>
        </w:rPr>
        <w:t xml:space="preserve"> </w:t>
      </w:r>
    </w:p>
    <w:p w14:paraId="6BCB301B" w14:textId="76F6057D" w:rsidR="005A6FBC" w:rsidRDefault="00225AB3"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 xml:space="preserve">To clarify the data used </w:t>
      </w:r>
      <w:r w:rsidR="0075785D">
        <w:rPr>
          <w:rFonts w:eastAsia="Times New Roman" w:cstheme="minorHAnsi"/>
          <w:color w:val="2F5496" w:themeColor="accent1" w:themeShade="BF"/>
          <w:sz w:val="23"/>
          <w:szCs w:val="23"/>
        </w:rPr>
        <w:t>to train U-Net</w:t>
      </w:r>
      <w:r>
        <w:rPr>
          <w:rFonts w:eastAsia="Times New Roman" w:cstheme="minorHAnsi"/>
          <w:color w:val="2F5496" w:themeColor="accent1" w:themeShade="BF"/>
          <w:sz w:val="23"/>
          <w:szCs w:val="23"/>
        </w:rPr>
        <w:t xml:space="preserve">, we </w:t>
      </w:r>
      <w:r w:rsidR="0075785D">
        <w:rPr>
          <w:rFonts w:eastAsia="Times New Roman" w:cstheme="minorHAnsi"/>
          <w:color w:val="2F5496" w:themeColor="accent1" w:themeShade="BF"/>
          <w:sz w:val="23"/>
          <w:szCs w:val="23"/>
        </w:rPr>
        <w:t xml:space="preserve">added more information in </w:t>
      </w:r>
      <w:del w:id="112" w:author="Brett Bryan" w:date="2022-05-02T09:31:00Z">
        <w:r w:rsidR="0075785D" w:rsidDel="0003672E">
          <w:rPr>
            <w:rFonts w:eastAsia="Times New Roman" w:cstheme="minorHAnsi"/>
            <w:color w:val="2F5496" w:themeColor="accent1" w:themeShade="BF"/>
            <w:sz w:val="23"/>
            <w:szCs w:val="23"/>
          </w:rPr>
          <w:delText xml:space="preserve">the </w:delText>
        </w:r>
      </w:del>
      <w:r w:rsidR="0075785D">
        <w:rPr>
          <w:rFonts w:eastAsia="Times New Roman" w:cstheme="minorHAnsi"/>
          <w:color w:val="2F5496" w:themeColor="accent1" w:themeShade="BF"/>
          <w:sz w:val="23"/>
          <w:szCs w:val="23"/>
        </w:rPr>
        <w:t>paren</w:t>
      </w:r>
      <w:ins w:id="113" w:author="Brett Bryan" w:date="2022-05-02T09:31:00Z">
        <w:r w:rsidR="00E845EE">
          <w:rPr>
            <w:rFonts w:eastAsia="Times New Roman" w:cstheme="minorHAnsi"/>
            <w:color w:val="2F5496" w:themeColor="accent1" w:themeShade="BF"/>
            <w:sz w:val="23"/>
            <w:szCs w:val="23"/>
          </w:rPr>
          <w:t>th</w:t>
        </w:r>
      </w:ins>
      <w:r w:rsidR="0075785D">
        <w:rPr>
          <w:rFonts w:eastAsia="Times New Roman" w:cstheme="minorHAnsi"/>
          <w:color w:val="2F5496" w:themeColor="accent1" w:themeShade="BF"/>
          <w:sz w:val="23"/>
          <w:szCs w:val="23"/>
        </w:rPr>
        <w:t>es</w:t>
      </w:r>
      <w:ins w:id="114" w:author="Brett Bryan" w:date="2022-05-02T09:31:00Z">
        <w:r w:rsidR="0003672E">
          <w:rPr>
            <w:rFonts w:eastAsia="Times New Roman" w:cstheme="minorHAnsi"/>
            <w:color w:val="2F5496" w:themeColor="accent1" w:themeShade="BF"/>
            <w:sz w:val="23"/>
            <w:szCs w:val="23"/>
          </w:rPr>
          <w:t>e</w:t>
        </w:r>
      </w:ins>
      <w:del w:id="115" w:author="Brett Bryan" w:date="2022-05-02T09:31:00Z">
        <w:r w:rsidR="0075785D" w:rsidDel="0003672E">
          <w:rPr>
            <w:rFonts w:eastAsia="Times New Roman" w:cstheme="minorHAnsi"/>
            <w:color w:val="2F5496" w:themeColor="accent1" w:themeShade="BF"/>
            <w:sz w:val="23"/>
            <w:szCs w:val="23"/>
          </w:rPr>
          <w:delText>i</w:delText>
        </w:r>
      </w:del>
      <w:r w:rsidR="0075785D">
        <w:rPr>
          <w:rFonts w:eastAsia="Times New Roman" w:cstheme="minorHAnsi"/>
          <w:color w:val="2F5496" w:themeColor="accent1" w:themeShade="BF"/>
          <w:sz w:val="23"/>
          <w:szCs w:val="23"/>
        </w:rPr>
        <w:t>s for explanation: “</w:t>
      </w:r>
      <w:r w:rsidR="00D54304" w:rsidRPr="00D54304">
        <w:rPr>
          <w:rFonts w:eastAsia="Times New Roman" w:cstheme="minorHAnsi"/>
          <w:color w:val="2F5496" w:themeColor="accent1" w:themeShade="BF"/>
          <w:sz w:val="23"/>
          <w:szCs w:val="23"/>
        </w:rPr>
        <w:t xml:space="preserve">The samples included three-layer input data (e.g., urban </w:t>
      </w:r>
      <w:r w:rsidR="0017377C">
        <w:rPr>
          <w:rFonts w:eastAsia="Times New Roman" w:cstheme="minorHAnsi"/>
          <w:color w:val="2F5496" w:themeColor="accent1" w:themeShade="BF"/>
          <w:sz w:val="23"/>
          <w:szCs w:val="23"/>
        </w:rPr>
        <w:t>land-use</w:t>
      </w:r>
      <w:r w:rsidR="00D54304" w:rsidRPr="00D54304">
        <w:rPr>
          <w:rFonts w:eastAsia="Times New Roman" w:cstheme="minorHAnsi"/>
          <w:color w:val="2F5496" w:themeColor="accent1" w:themeShade="BF"/>
          <w:sz w:val="23"/>
          <w:szCs w:val="23"/>
        </w:rPr>
        <w:t xml:space="preserve"> map for 1994, elevation and slope for U-Net-A) and a single-layer future urban </w:t>
      </w:r>
      <w:r w:rsidR="0017377C">
        <w:rPr>
          <w:rFonts w:eastAsia="Times New Roman" w:cstheme="minorHAnsi"/>
          <w:color w:val="2F5496" w:themeColor="accent1" w:themeShade="BF"/>
          <w:sz w:val="23"/>
          <w:szCs w:val="23"/>
        </w:rPr>
        <w:t>land-use</w:t>
      </w:r>
      <w:r w:rsidR="00D54304" w:rsidRPr="00D54304">
        <w:rPr>
          <w:rFonts w:eastAsia="Times New Roman" w:cstheme="minorHAnsi"/>
          <w:color w:val="2F5496" w:themeColor="accent1" w:themeShade="BF"/>
          <w:sz w:val="23"/>
          <w:szCs w:val="23"/>
        </w:rPr>
        <w:t xml:space="preserve"> map (e.g., urban </w:t>
      </w:r>
      <w:r w:rsidR="0017377C">
        <w:rPr>
          <w:rFonts w:eastAsia="Times New Roman" w:cstheme="minorHAnsi"/>
          <w:color w:val="2F5496" w:themeColor="accent1" w:themeShade="BF"/>
          <w:sz w:val="23"/>
          <w:szCs w:val="23"/>
        </w:rPr>
        <w:t>land-use</w:t>
      </w:r>
      <w:r w:rsidR="00BB60E8">
        <w:rPr>
          <w:rFonts w:eastAsia="Times New Roman" w:cstheme="minorHAnsi"/>
          <w:color w:val="2F5496" w:themeColor="accent1" w:themeShade="BF"/>
          <w:sz w:val="23"/>
          <w:szCs w:val="23"/>
        </w:rPr>
        <w:t xml:space="preserve"> </w:t>
      </w:r>
      <w:r w:rsidR="00D54304" w:rsidRPr="00D54304">
        <w:rPr>
          <w:rFonts w:eastAsia="Times New Roman" w:cstheme="minorHAnsi"/>
          <w:color w:val="2F5496" w:themeColor="accent1" w:themeShade="BF"/>
          <w:sz w:val="23"/>
          <w:szCs w:val="23"/>
        </w:rPr>
        <w:t>map for 2006 for U-Net-A).</w:t>
      </w:r>
      <w:r w:rsidR="0075785D">
        <w:rPr>
          <w:rFonts w:eastAsia="Times New Roman" w:cstheme="minorHAnsi"/>
          <w:color w:val="2F5496" w:themeColor="accent1" w:themeShade="BF"/>
          <w:sz w:val="23"/>
          <w:szCs w:val="23"/>
        </w:rPr>
        <w:t>”</w:t>
      </w:r>
    </w:p>
    <w:p w14:paraId="4C4D2A75" w14:textId="7443984F"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226: what are the input images here? Land use maps?</w:t>
      </w:r>
    </w:p>
    <w:p w14:paraId="6037059C" w14:textId="4F7F92EA" w:rsidR="00B14BBB" w:rsidRPr="003B31AE" w:rsidRDefault="00F309FE"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The input images </w:t>
      </w:r>
      <w:r w:rsidR="00AA2EB9">
        <w:rPr>
          <w:rFonts w:eastAsia="Times New Roman" w:cstheme="minorHAnsi"/>
          <w:color w:val="2F5496" w:themeColor="accent1" w:themeShade="BF"/>
          <w:sz w:val="23"/>
          <w:szCs w:val="23"/>
        </w:rPr>
        <w:t xml:space="preserve">refer to the combination of </w:t>
      </w:r>
      <w:r w:rsidR="007E6616">
        <w:rPr>
          <w:rFonts w:eastAsia="Times New Roman" w:cstheme="minorHAnsi"/>
          <w:color w:val="2F5496" w:themeColor="accent1" w:themeShade="BF"/>
          <w:sz w:val="23"/>
          <w:szCs w:val="23"/>
        </w:rPr>
        <w:t xml:space="preserve">the </w:t>
      </w:r>
      <w:r w:rsidR="0017377C">
        <w:rPr>
          <w:rFonts w:eastAsia="Times New Roman" w:cstheme="minorHAnsi"/>
          <w:color w:val="2F5496" w:themeColor="accent1" w:themeShade="BF"/>
          <w:sz w:val="23"/>
          <w:szCs w:val="23"/>
        </w:rPr>
        <w:t>land-use</w:t>
      </w:r>
      <w:r w:rsidR="00AA2EB9">
        <w:rPr>
          <w:rFonts w:eastAsia="Times New Roman" w:cstheme="minorHAnsi"/>
          <w:color w:val="2F5496" w:themeColor="accent1" w:themeShade="BF"/>
          <w:sz w:val="23"/>
          <w:szCs w:val="23"/>
        </w:rPr>
        <w:t xml:space="preserve"> map and the elevation/slope data. </w:t>
      </w:r>
      <w:r w:rsidR="00D51B7B">
        <w:rPr>
          <w:rFonts w:eastAsia="Times New Roman" w:cstheme="minorHAnsi"/>
          <w:color w:val="2F5496" w:themeColor="accent1" w:themeShade="BF"/>
          <w:sz w:val="23"/>
          <w:szCs w:val="23"/>
        </w:rPr>
        <w:t>To clarify this concept, we added more information in the parenthesis for explanation</w:t>
      </w:r>
      <w:r w:rsidR="00E00486">
        <w:rPr>
          <w:rFonts w:eastAsia="Times New Roman" w:cstheme="minorHAnsi"/>
          <w:color w:val="2F5496" w:themeColor="accent1" w:themeShade="BF"/>
          <w:sz w:val="23"/>
          <w:szCs w:val="23"/>
        </w:rPr>
        <w:t>:</w:t>
      </w:r>
      <w:r w:rsidR="00D51B7B">
        <w:rPr>
          <w:rFonts w:eastAsia="Times New Roman" w:cstheme="minorHAnsi"/>
          <w:color w:val="2F5496" w:themeColor="accent1" w:themeShade="BF"/>
          <w:sz w:val="23"/>
          <w:szCs w:val="23"/>
        </w:rPr>
        <w:t xml:space="preserve"> “</w:t>
      </w:r>
      <w:commentRangeStart w:id="116"/>
      <w:r w:rsidR="005822C9" w:rsidRPr="005822C9">
        <w:rPr>
          <w:rFonts w:eastAsia="Times New Roman" w:cstheme="minorHAnsi"/>
          <w:color w:val="2F5496" w:themeColor="accent1" w:themeShade="BF"/>
          <w:sz w:val="23"/>
          <w:szCs w:val="23"/>
        </w:rPr>
        <w:t xml:space="preserve">The input image </w:t>
      </w:r>
      <w:r w:rsidR="00504AD6" w:rsidRPr="00504AD6">
        <w:rPr>
          <w:rFonts w:eastAsia="Times New Roman" w:cstheme="minorHAnsi"/>
          <w:color w:val="2F5496" w:themeColor="accent1" w:themeShade="BF"/>
          <w:sz w:val="23"/>
          <w:szCs w:val="23"/>
        </w:rPr>
        <w:t xml:space="preserve">(e.g., a three-layer image of urban </w:t>
      </w:r>
      <w:r w:rsidR="0017377C">
        <w:rPr>
          <w:rFonts w:eastAsia="Times New Roman" w:cstheme="minorHAnsi"/>
          <w:color w:val="2F5496" w:themeColor="accent1" w:themeShade="BF"/>
          <w:sz w:val="23"/>
          <w:szCs w:val="23"/>
        </w:rPr>
        <w:t>land-use</w:t>
      </w:r>
      <w:r w:rsidR="00504AD6" w:rsidRPr="00504AD6">
        <w:rPr>
          <w:rFonts w:eastAsia="Times New Roman" w:cstheme="minorHAnsi"/>
          <w:color w:val="2F5496" w:themeColor="accent1" w:themeShade="BF"/>
          <w:sz w:val="23"/>
          <w:szCs w:val="23"/>
        </w:rPr>
        <w:t xml:space="preserve"> for 1994 and the elevation/slope data for U-Net-A)</w:t>
      </w:r>
      <w:r w:rsidR="005822C9">
        <w:rPr>
          <w:rFonts w:eastAsia="Times New Roman" w:cstheme="minorHAnsi"/>
          <w:color w:val="2F5496" w:themeColor="accent1" w:themeShade="BF"/>
          <w:sz w:val="23"/>
          <w:szCs w:val="23"/>
        </w:rPr>
        <w:t xml:space="preserve"> </w:t>
      </w:r>
      <w:r w:rsidR="005822C9" w:rsidRPr="005822C9">
        <w:rPr>
          <w:rFonts w:eastAsia="Times New Roman" w:cstheme="minorHAnsi"/>
          <w:color w:val="2F5496" w:themeColor="accent1" w:themeShade="BF"/>
          <w:sz w:val="23"/>
          <w:szCs w:val="23"/>
        </w:rPr>
        <w:t>was split into tiles, supplied to the trained U-Net model to produce separate outputs, and then the outputs were mosaicked into a single transition potential map</w:t>
      </w:r>
      <w:commentRangeEnd w:id="116"/>
      <w:r w:rsidR="0003672E">
        <w:rPr>
          <w:rStyle w:val="CommentReference"/>
        </w:rPr>
        <w:commentReference w:id="116"/>
      </w:r>
      <w:r w:rsidR="005822C9" w:rsidRPr="005822C9">
        <w:rPr>
          <w:rFonts w:eastAsia="Times New Roman" w:cstheme="minorHAnsi"/>
          <w:color w:val="2F5496" w:themeColor="accent1" w:themeShade="BF"/>
          <w:sz w:val="23"/>
          <w:szCs w:val="23"/>
        </w:rPr>
        <w:t>.</w:t>
      </w:r>
      <w:r w:rsidR="00D51B7B">
        <w:rPr>
          <w:rFonts w:eastAsia="Times New Roman" w:cstheme="minorHAnsi"/>
          <w:color w:val="2F5496" w:themeColor="accent1" w:themeShade="BF"/>
          <w:sz w:val="23"/>
          <w:szCs w:val="23"/>
        </w:rPr>
        <w:t>”</w:t>
      </w:r>
      <w:r w:rsidR="00B14BBB">
        <w:rPr>
          <w:rFonts w:eastAsia="Times New Roman" w:cstheme="minorHAnsi"/>
          <w:color w:val="2F5496" w:themeColor="accent1" w:themeShade="BF"/>
          <w:sz w:val="23"/>
          <w:szCs w:val="23"/>
        </w:rPr>
        <w:t xml:space="preserve"> </w:t>
      </w:r>
    </w:p>
    <w:p w14:paraId="4C5EA522" w14:textId="7F76B0A0"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Line 204-205: any previous studies that prove "little additional useful information" provided by distance factors?</w:t>
      </w:r>
    </w:p>
    <w:p w14:paraId="3625FD02" w14:textId="5B527953" w:rsidR="00557540" w:rsidRDefault="003C7F13" w:rsidP="00DE3B54">
      <w:pPr>
        <w:spacing w:before="240" w:line="276" w:lineRule="auto"/>
        <w:ind w:left="567"/>
        <w:rPr>
          <w:rFonts w:eastAsia="Times New Roman" w:cstheme="minorHAnsi"/>
          <w:color w:val="2F5496" w:themeColor="accent1" w:themeShade="BF"/>
          <w:sz w:val="23"/>
          <w:szCs w:val="23"/>
        </w:rPr>
      </w:pPr>
      <w:del w:id="117" w:author="Brett Bryan" w:date="2022-05-02T09:35:00Z">
        <w:r w:rsidDel="00E564EC">
          <w:rPr>
            <w:rFonts w:eastAsia="Times New Roman" w:cstheme="minorHAnsi"/>
            <w:color w:val="2F5496" w:themeColor="accent1" w:themeShade="BF"/>
            <w:sz w:val="23"/>
            <w:szCs w:val="23"/>
          </w:rPr>
          <w:delText xml:space="preserve">We </w:delText>
        </w:r>
      </w:del>
      <w:ins w:id="118" w:author="Brett Bryan" w:date="2022-05-02T09:35:00Z">
        <w:r w:rsidR="00E564EC">
          <w:rPr>
            <w:rFonts w:eastAsia="Times New Roman" w:cstheme="minorHAnsi"/>
            <w:color w:val="2F5496" w:themeColor="accent1" w:themeShade="BF"/>
            <w:sz w:val="23"/>
            <w:szCs w:val="23"/>
          </w:rPr>
          <w:t xml:space="preserve">To inform this decision, we </w:t>
        </w:r>
      </w:ins>
      <w:del w:id="119" w:author="Brett Bryan" w:date="2022-05-02T09:35:00Z">
        <w:r w:rsidR="00543245" w:rsidDel="00E564EC">
          <w:rPr>
            <w:rFonts w:eastAsia="Times New Roman" w:cstheme="minorHAnsi"/>
            <w:color w:val="2F5496" w:themeColor="accent1" w:themeShade="BF"/>
            <w:sz w:val="23"/>
            <w:szCs w:val="23"/>
          </w:rPr>
          <w:delText xml:space="preserve">had </w:delText>
        </w:r>
      </w:del>
      <w:r w:rsidR="00543245">
        <w:rPr>
          <w:rFonts w:eastAsia="Times New Roman" w:cstheme="minorHAnsi"/>
          <w:color w:val="2F5496" w:themeColor="accent1" w:themeShade="BF"/>
          <w:sz w:val="23"/>
          <w:szCs w:val="23"/>
        </w:rPr>
        <w:t xml:space="preserve">conducted a separate experiment </w:t>
      </w:r>
      <w:r w:rsidR="00F610B2">
        <w:rPr>
          <w:rFonts w:eastAsia="Times New Roman" w:cstheme="minorHAnsi"/>
          <w:color w:val="2F5496" w:themeColor="accent1" w:themeShade="BF"/>
          <w:sz w:val="23"/>
          <w:szCs w:val="23"/>
        </w:rPr>
        <w:t xml:space="preserve">that </w:t>
      </w:r>
      <w:r w:rsidR="00543245">
        <w:rPr>
          <w:rFonts w:eastAsia="Times New Roman" w:cstheme="minorHAnsi"/>
          <w:color w:val="2F5496" w:themeColor="accent1" w:themeShade="BF"/>
          <w:sz w:val="23"/>
          <w:szCs w:val="23"/>
        </w:rPr>
        <w:t>showed that “distance to road</w:t>
      </w:r>
      <w:r w:rsidR="00557540">
        <w:rPr>
          <w:rFonts w:eastAsia="Times New Roman" w:cstheme="minorHAnsi"/>
          <w:color w:val="2F5496" w:themeColor="accent1" w:themeShade="BF"/>
          <w:sz w:val="23"/>
          <w:szCs w:val="23"/>
        </w:rPr>
        <w:t xml:space="preserve"> provided </w:t>
      </w:r>
      <w:r w:rsidR="00557540" w:rsidRPr="00557540">
        <w:rPr>
          <w:rFonts w:eastAsia="Times New Roman" w:cstheme="minorHAnsi"/>
          <w:color w:val="2F5496" w:themeColor="accent1" w:themeShade="BF"/>
          <w:sz w:val="23"/>
          <w:szCs w:val="23"/>
        </w:rPr>
        <w:t>little additional useful information</w:t>
      </w:r>
      <w:r w:rsidR="00557540">
        <w:rPr>
          <w:rFonts w:eastAsia="Times New Roman" w:cstheme="minorHAnsi"/>
          <w:color w:val="2F5496" w:themeColor="accent1" w:themeShade="BF"/>
          <w:sz w:val="23"/>
          <w:szCs w:val="23"/>
        </w:rPr>
        <w:t>.</w:t>
      </w:r>
      <w:r w:rsidR="00543245">
        <w:rPr>
          <w:rFonts w:eastAsia="Times New Roman" w:cstheme="minorHAnsi"/>
          <w:color w:val="2F5496" w:themeColor="accent1" w:themeShade="BF"/>
          <w:sz w:val="23"/>
          <w:szCs w:val="23"/>
        </w:rPr>
        <w:t>”</w:t>
      </w:r>
      <w:r w:rsidR="008D31A0">
        <w:rPr>
          <w:rFonts w:eastAsia="Times New Roman" w:cstheme="minorHAnsi"/>
          <w:color w:val="2F5496" w:themeColor="accent1" w:themeShade="BF"/>
          <w:sz w:val="23"/>
          <w:szCs w:val="23"/>
        </w:rPr>
        <w:t xml:space="preserve"> We collected historical road data (vector) from </w:t>
      </w:r>
      <w:r w:rsidR="008D31A0" w:rsidRPr="00764B22">
        <w:rPr>
          <w:rFonts w:eastAsia="Times New Roman" w:cstheme="minorHAnsi"/>
          <w:i/>
          <w:iCs/>
          <w:color w:val="2F5496" w:themeColor="accent1" w:themeShade="BF"/>
          <w:sz w:val="23"/>
          <w:szCs w:val="23"/>
        </w:rPr>
        <w:t>OpenSt</w:t>
      </w:r>
      <w:r w:rsidR="00F610B2">
        <w:rPr>
          <w:rFonts w:eastAsia="Times New Roman" w:cstheme="minorHAnsi"/>
          <w:i/>
          <w:iCs/>
          <w:color w:val="2F5496" w:themeColor="accent1" w:themeShade="BF"/>
          <w:sz w:val="23"/>
          <w:szCs w:val="23"/>
        </w:rPr>
        <w:t>r</w:t>
      </w:r>
      <w:r w:rsidR="008D31A0" w:rsidRPr="00764B22">
        <w:rPr>
          <w:rFonts w:eastAsia="Times New Roman" w:cstheme="minorHAnsi"/>
          <w:i/>
          <w:iCs/>
          <w:color w:val="2F5496" w:themeColor="accent1" w:themeShade="BF"/>
          <w:sz w:val="23"/>
          <w:szCs w:val="23"/>
        </w:rPr>
        <w:t>eetMap</w:t>
      </w:r>
      <w:r w:rsidR="007B7B51">
        <w:rPr>
          <w:rFonts w:eastAsia="Times New Roman" w:cstheme="minorHAnsi"/>
          <w:color w:val="2F5496" w:themeColor="accent1" w:themeShade="BF"/>
          <w:sz w:val="23"/>
          <w:szCs w:val="23"/>
        </w:rPr>
        <w:t xml:space="preserve">, computed the distance to roads </w:t>
      </w:r>
      <w:del w:id="120" w:author="Brett Bryan" w:date="2022-05-02T09:32:00Z">
        <w:r w:rsidR="007B7B51" w:rsidDel="003D4897">
          <w:rPr>
            <w:rFonts w:eastAsia="Times New Roman" w:cstheme="minorHAnsi"/>
            <w:color w:val="2F5496" w:themeColor="accent1" w:themeShade="BF"/>
            <w:sz w:val="23"/>
            <w:szCs w:val="23"/>
          </w:rPr>
          <w:delText>(meter</w:delText>
        </w:r>
        <w:r w:rsidR="009A64D3" w:rsidDel="003D4897">
          <w:rPr>
            <w:rFonts w:eastAsia="Times New Roman" w:cstheme="minorHAnsi"/>
            <w:color w:val="2F5496" w:themeColor="accent1" w:themeShade="BF"/>
            <w:sz w:val="23"/>
            <w:szCs w:val="23"/>
          </w:rPr>
          <w:delText xml:space="preserve"> records </w:delText>
        </w:r>
      </w:del>
      <w:r w:rsidR="009A64D3">
        <w:rPr>
          <w:rFonts w:eastAsia="Times New Roman" w:cstheme="minorHAnsi"/>
          <w:color w:val="2F5496" w:themeColor="accent1" w:themeShade="BF"/>
          <w:sz w:val="23"/>
          <w:szCs w:val="23"/>
        </w:rPr>
        <w:t>in raster format</w:t>
      </w:r>
      <w:del w:id="121" w:author="Brett Bryan" w:date="2022-05-02T09:32:00Z">
        <w:r w:rsidR="007B7B51" w:rsidDel="003D4897">
          <w:rPr>
            <w:rFonts w:eastAsia="Times New Roman" w:cstheme="minorHAnsi"/>
            <w:color w:val="2F5496" w:themeColor="accent1" w:themeShade="BF"/>
            <w:sz w:val="23"/>
            <w:szCs w:val="23"/>
          </w:rPr>
          <w:delText>)</w:delText>
        </w:r>
      </w:del>
      <w:r w:rsidR="007B7B51">
        <w:rPr>
          <w:rFonts w:eastAsia="Times New Roman" w:cstheme="minorHAnsi"/>
          <w:color w:val="2F5496" w:themeColor="accent1" w:themeShade="BF"/>
          <w:sz w:val="23"/>
          <w:szCs w:val="23"/>
        </w:rPr>
        <w:t>, and append</w:t>
      </w:r>
      <w:ins w:id="122" w:author="Brett Bryan" w:date="2022-05-02T09:32:00Z">
        <w:r w:rsidR="003D4897">
          <w:rPr>
            <w:rFonts w:eastAsia="Times New Roman" w:cstheme="minorHAnsi"/>
            <w:color w:val="2F5496" w:themeColor="accent1" w:themeShade="BF"/>
            <w:sz w:val="23"/>
            <w:szCs w:val="23"/>
          </w:rPr>
          <w:t>ed</w:t>
        </w:r>
      </w:ins>
      <w:r w:rsidR="007B7B51">
        <w:rPr>
          <w:rFonts w:eastAsia="Times New Roman" w:cstheme="minorHAnsi"/>
          <w:color w:val="2F5496" w:themeColor="accent1" w:themeShade="BF"/>
          <w:sz w:val="23"/>
          <w:szCs w:val="23"/>
        </w:rPr>
        <w:t xml:space="preserve"> </w:t>
      </w:r>
      <w:del w:id="123" w:author="Brett Bryan" w:date="2022-05-02T09:33:00Z">
        <w:r w:rsidR="007B7B51" w:rsidDel="00B2466A">
          <w:rPr>
            <w:rFonts w:eastAsia="Times New Roman" w:cstheme="minorHAnsi"/>
            <w:color w:val="2F5496" w:themeColor="accent1" w:themeShade="BF"/>
            <w:sz w:val="23"/>
            <w:szCs w:val="23"/>
          </w:rPr>
          <w:delText xml:space="preserve">these </w:delText>
        </w:r>
      </w:del>
      <w:ins w:id="124" w:author="Brett Bryan" w:date="2022-05-02T09:33:00Z">
        <w:r w:rsidR="00B2466A">
          <w:rPr>
            <w:rFonts w:eastAsia="Times New Roman" w:cstheme="minorHAnsi"/>
            <w:color w:val="2F5496" w:themeColor="accent1" w:themeShade="BF"/>
            <w:sz w:val="23"/>
            <w:szCs w:val="23"/>
          </w:rPr>
          <w:t xml:space="preserve">this </w:t>
        </w:r>
      </w:ins>
      <w:del w:id="125" w:author="Brett Bryan" w:date="2022-05-02T09:33:00Z">
        <w:r w:rsidR="007B7B51" w:rsidDel="00B2466A">
          <w:rPr>
            <w:rFonts w:eastAsia="Times New Roman" w:cstheme="minorHAnsi"/>
            <w:color w:val="2F5496" w:themeColor="accent1" w:themeShade="BF"/>
            <w:sz w:val="23"/>
            <w:szCs w:val="23"/>
          </w:rPr>
          <w:delText xml:space="preserve">distances </w:delText>
        </w:r>
      </w:del>
      <w:r w:rsidR="007B7B51">
        <w:rPr>
          <w:rFonts w:eastAsia="Times New Roman" w:cstheme="minorHAnsi"/>
          <w:color w:val="2F5496" w:themeColor="accent1" w:themeShade="BF"/>
          <w:sz w:val="23"/>
          <w:szCs w:val="23"/>
        </w:rPr>
        <w:t xml:space="preserve">data as additional drivers to </w:t>
      </w:r>
      <w:r w:rsidR="00D45026">
        <w:rPr>
          <w:rFonts w:eastAsia="Times New Roman" w:cstheme="minorHAnsi"/>
          <w:color w:val="2F5496" w:themeColor="accent1" w:themeShade="BF"/>
          <w:sz w:val="23"/>
          <w:szCs w:val="23"/>
        </w:rPr>
        <w:t xml:space="preserve">train </w:t>
      </w:r>
      <w:ins w:id="126" w:author="Brett Bryan" w:date="2022-05-02T09:33:00Z">
        <w:r w:rsidR="00B2466A">
          <w:rPr>
            <w:rFonts w:eastAsia="Times New Roman" w:cstheme="minorHAnsi"/>
            <w:color w:val="2F5496" w:themeColor="accent1" w:themeShade="BF"/>
            <w:sz w:val="23"/>
            <w:szCs w:val="23"/>
          </w:rPr>
          <w:t xml:space="preserve">the </w:t>
        </w:r>
      </w:ins>
      <w:r w:rsidR="007B7B51">
        <w:rPr>
          <w:rFonts w:eastAsia="Times New Roman" w:cstheme="minorHAnsi"/>
          <w:color w:val="2F5496" w:themeColor="accent1" w:themeShade="BF"/>
          <w:sz w:val="23"/>
          <w:szCs w:val="23"/>
        </w:rPr>
        <w:t>U-Net. The evaluation (</w:t>
      </w:r>
      <w:r w:rsidR="00D66188">
        <w:rPr>
          <w:rFonts w:eastAsia="Times New Roman" w:cstheme="minorHAnsi"/>
          <w:color w:val="2F5496" w:themeColor="accent1" w:themeShade="BF"/>
          <w:sz w:val="23"/>
          <w:szCs w:val="23"/>
        </w:rPr>
        <w:t xml:space="preserve">MSE of 5k </w:t>
      </w:r>
      <w:r w:rsidR="009D4CA1">
        <w:rPr>
          <w:rFonts w:eastAsia="Times New Roman" w:cstheme="minorHAnsi"/>
          <w:color w:val="2F5496" w:themeColor="accent1" w:themeShade="BF"/>
          <w:sz w:val="23"/>
          <w:szCs w:val="23"/>
        </w:rPr>
        <w:t>256*256 tiled images</w:t>
      </w:r>
      <w:r w:rsidR="00D66188">
        <w:rPr>
          <w:rFonts w:eastAsia="Times New Roman" w:cstheme="minorHAnsi"/>
          <w:color w:val="2F5496" w:themeColor="accent1" w:themeShade="BF"/>
          <w:sz w:val="23"/>
          <w:szCs w:val="23"/>
        </w:rPr>
        <w:t xml:space="preserve"> against</w:t>
      </w:r>
      <w:r w:rsidR="009D4CA1">
        <w:rPr>
          <w:rFonts w:eastAsia="Times New Roman" w:cstheme="minorHAnsi"/>
          <w:color w:val="2F5496" w:themeColor="accent1" w:themeShade="BF"/>
          <w:sz w:val="23"/>
          <w:szCs w:val="23"/>
        </w:rPr>
        <w:t xml:space="preserve"> the</w:t>
      </w:r>
      <w:r w:rsidR="00026E4E">
        <w:rPr>
          <w:rFonts w:eastAsia="Times New Roman" w:cstheme="minorHAnsi"/>
          <w:color w:val="2F5496" w:themeColor="accent1" w:themeShade="BF"/>
          <w:sz w:val="23"/>
          <w:szCs w:val="23"/>
        </w:rPr>
        <w:t>ir</w:t>
      </w:r>
      <w:r w:rsidR="009D4CA1">
        <w:rPr>
          <w:rFonts w:eastAsia="Times New Roman" w:cstheme="minorHAnsi"/>
          <w:color w:val="2F5496" w:themeColor="accent1" w:themeShade="BF"/>
          <w:sz w:val="23"/>
          <w:szCs w:val="23"/>
        </w:rPr>
        <w:t xml:space="preserve"> correspond</w:t>
      </w:r>
      <w:ins w:id="127" w:author="Brett Bryan" w:date="2022-05-02T09:33:00Z">
        <w:r w:rsidR="00B2466A">
          <w:rPr>
            <w:rFonts w:eastAsia="Times New Roman" w:cstheme="minorHAnsi"/>
            <w:color w:val="2F5496" w:themeColor="accent1" w:themeShade="BF"/>
            <w:sz w:val="23"/>
            <w:szCs w:val="23"/>
          </w:rPr>
          <w:t>ing</w:t>
        </w:r>
      </w:ins>
      <w:del w:id="128" w:author="Brett Bryan" w:date="2022-05-02T09:33:00Z">
        <w:r w:rsidR="009D4CA1" w:rsidDel="00B2466A">
          <w:rPr>
            <w:rFonts w:eastAsia="Times New Roman" w:cstheme="minorHAnsi"/>
            <w:color w:val="2F5496" w:themeColor="accent1" w:themeShade="BF"/>
            <w:sz w:val="23"/>
            <w:szCs w:val="23"/>
          </w:rPr>
          <w:delText>ed</w:delText>
        </w:r>
      </w:del>
      <w:r w:rsidR="009D4CA1">
        <w:rPr>
          <w:rFonts w:eastAsia="Times New Roman" w:cstheme="minorHAnsi"/>
          <w:color w:val="2F5496" w:themeColor="accent1" w:themeShade="BF"/>
          <w:sz w:val="23"/>
          <w:szCs w:val="23"/>
        </w:rPr>
        <w:t xml:space="preserve"> </w:t>
      </w:r>
      <w:r w:rsidR="00A03B36">
        <w:rPr>
          <w:rFonts w:eastAsia="Times New Roman" w:cstheme="minorHAnsi"/>
          <w:color w:val="2F5496" w:themeColor="accent1" w:themeShade="BF"/>
          <w:sz w:val="23"/>
          <w:szCs w:val="23"/>
        </w:rPr>
        <w:t>reference 256</w:t>
      </w:r>
      <w:r w:rsidR="009D4CA1">
        <w:rPr>
          <w:rFonts w:eastAsia="Times New Roman" w:cstheme="minorHAnsi"/>
          <w:color w:val="2F5496" w:themeColor="accent1" w:themeShade="BF"/>
          <w:sz w:val="23"/>
          <w:szCs w:val="23"/>
        </w:rPr>
        <w:t>*256 tiled images</w:t>
      </w:r>
      <w:r w:rsidR="007B7B51">
        <w:rPr>
          <w:rFonts w:eastAsia="Times New Roman" w:cstheme="minorHAnsi"/>
          <w:color w:val="2F5496" w:themeColor="accent1" w:themeShade="BF"/>
          <w:sz w:val="23"/>
          <w:szCs w:val="23"/>
        </w:rPr>
        <w:t>)</w:t>
      </w:r>
      <w:r w:rsidR="009D4CA1">
        <w:rPr>
          <w:rFonts w:eastAsia="Times New Roman" w:cstheme="minorHAnsi"/>
          <w:color w:val="2F5496" w:themeColor="accent1" w:themeShade="BF"/>
          <w:sz w:val="23"/>
          <w:szCs w:val="23"/>
        </w:rPr>
        <w:t xml:space="preserve"> shows that </w:t>
      </w:r>
      <w:r w:rsidR="00026E4E">
        <w:rPr>
          <w:rFonts w:eastAsia="Times New Roman" w:cstheme="minorHAnsi"/>
          <w:color w:val="2F5496" w:themeColor="accent1" w:themeShade="BF"/>
          <w:sz w:val="23"/>
          <w:szCs w:val="23"/>
        </w:rPr>
        <w:t>introducing road distance information makes the U-Net hard</w:t>
      </w:r>
      <w:r w:rsidR="0047703C">
        <w:rPr>
          <w:rFonts w:eastAsia="Times New Roman" w:cstheme="minorHAnsi"/>
          <w:color w:val="2F5496" w:themeColor="accent1" w:themeShade="BF"/>
          <w:sz w:val="23"/>
          <w:szCs w:val="23"/>
        </w:rPr>
        <w:t>er</w:t>
      </w:r>
      <w:r w:rsidR="00026E4E">
        <w:rPr>
          <w:rFonts w:eastAsia="Times New Roman" w:cstheme="minorHAnsi"/>
          <w:color w:val="2F5496" w:themeColor="accent1" w:themeShade="BF"/>
          <w:sz w:val="23"/>
          <w:szCs w:val="23"/>
        </w:rPr>
        <w:t xml:space="preserve"> to train (longer training time and slightly </w:t>
      </w:r>
      <w:del w:id="129" w:author="Brett Bryan" w:date="2022-05-02T09:33:00Z">
        <w:r w:rsidR="00786D36" w:rsidDel="00AF6A19">
          <w:rPr>
            <w:rFonts w:eastAsia="Times New Roman" w:cstheme="minorHAnsi"/>
            <w:color w:val="2F5496" w:themeColor="accent1" w:themeShade="BF"/>
            <w:sz w:val="23"/>
            <w:szCs w:val="23"/>
          </w:rPr>
          <w:delText>worse</w:delText>
        </w:r>
        <w:r w:rsidR="00026E4E" w:rsidDel="00AF6A19">
          <w:rPr>
            <w:rFonts w:eastAsia="Times New Roman" w:cstheme="minorHAnsi"/>
            <w:color w:val="2F5496" w:themeColor="accent1" w:themeShade="BF"/>
            <w:sz w:val="23"/>
            <w:szCs w:val="23"/>
          </w:rPr>
          <w:delText xml:space="preserve"> </w:delText>
        </w:r>
      </w:del>
      <w:ins w:id="130" w:author="Brett Bryan" w:date="2022-05-02T09:33:00Z">
        <w:r w:rsidR="00AF6A19">
          <w:rPr>
            <w:rFonts w:eastAsia="Times New Roman" w:cstheme="minorHAnsi"/>
            <w:color w:val="2F5496" w:themeColor="accent1" w:themeShade="BF"/>
            <w:sz w:val="23"/>
            <w:szCs w:val="23"/>
          </w:rPr>
          <w:t xml:space="preserve">lower </w:t>
        </w:r>
      </w:ins>
      <w:r w:rsidR="00026E4E">
        <w:rPr>
          <w:rFonts w:eastAsia="Times New Roman" w:cstheme="minorHAnsi"/>
          <w:color w:val="2F5496" w:themeColor="accent1" w:themeShade="BF"/>
          <w:sz w:val="23"/>
          <w:szCs w:val="23"/>
        </w:rPr>
        <w:t>MSE).</w:t>
      </w:r>
    </w:p>
    <w:p w14:paraId="59DCA49F" w14:textId="71E5784A" w:rsidR="003C7F13" w:rsidRPr="003B31AE" w:rsidRDefault="00644BB4" w:rsidP="00DE3B54">
      <w:pPr>
        <w:spacing w:before="240" w:line="276" w:lineRule="auto"/>
        <w:ind w:left="567"/>
        <w:rPr>
          <w:rFonts w:eastAsia="Times New Roman" w:cstheme="minorHAnsi"/>
          <w:color w:val="2F5496" w:themeColor="accent1" w:themeShade="BF"/>
          <w:sz w:val="23"/>
          <w:szCs w:val="23"/>
        </w:rPr>
      </w:pPr>
      <w:r w:rsidRPr="00644BB4">
        <w:rPr>
          <w:rFonts w:eastAsia="Times New Roman" w:cstheme="minorHAnsi"/>
          <w:noProof/>
          <w:color w:val="2F5496" w:themeColor="accent1" w:themeShade="BF"/>
          <w:sz w:val="23"/>
          <w:szCs w:val="23"/>
        </w:rPr>
        <w:drawing>
          <wp:inline distT="0" distB="0" distL="0" distR="0" wp14:anchorId="0B449144" wp14:editId="3934C1EF">
            <wp:extent cx="5259272" cy="2393950"/>
            <wp:effectExtent l="0" t="0" r="0" b="6350"/>
            <wp:docPr id="7" name="Picture 4">
              <a:extLst xmlns:a="http://schemas.openxmlformats.org/drawingml/2006/main">
                <a:ext uri="{FF2B5EF4-FFF2-40B4-BE49-F238E27FC236}">
                  <a16:creationId xmlns:a16="http://schemas.microsoft.com/office/drawing/2014/main" id="{1D5D4939-8B41-4345-A4E2-1D212888DF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a:extLst>
                        <a:ext uri="{FF2B5EF4-FFF2-40B4-BE49-F238E27FC236}">
                          <a16:creationId xmlns:a16="http://schemas.microsoft.com/office/drawing/2014/main" id="{1D5D4939-8B41-4345-A4E2-1D212888DFE2}"/>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5575" cy="2433234"/>
                    </a:xfrm>
                    <a:prstGeom prst="rect">
                      <a:avLst/>
                    </a:prstGeom>
                    <a:noFill/>
                  </pic:spPr>
                </pic:pic>
              </a:graphicData>
            </a:graphic>
          </wp:inline>
        </w:drawing>
      </w:r>
      <w:r w:rsidR="003C7F13">
        <w:rPr>
          <w:rFonts w:eastAsia="Times New Roman" w:cstheme="minorHAnsi"/>
          <w:color w:val="2F5496" w:themeColor="accent1" w:themeShade="BF"/>
          <w:sz w:val="23"/>
          <w:szCs w:val="23"/>
        </w:rPr>
        <w:t xml:space="preserve"> </w:t>
      </w:r>
    </w:p>
    <w:p w14:paraId="4EF144B2" w14:textId="2382A66F" w:rsidR="007E1AD4" w:rsidRDefault="007E1AD4"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lastRenderedPageBreak/>
        <w:t>One possible explanation is that U-Net is sensitive to “visual signals (i.e., spatial features)” but distance hardly provide</w:t>
      </w:r>
      <w:r w:rsidR="003D60EF">
        <w:rPr>
          <w:rFonts w:eastAsia="Times New Roman" w:cstheme="minorHAnsi"/>
          <w:color w:val="2F5496" w:themeColor="accent1" w:themeShade="BF"/>
          <w:sz w:val="23"/>
          <w:szCs w:val="23"/>
        </w:rPr>
        <w:t>s</w:t>
      </w:r>
      <w:r w:rsidR="00960DA8">
        <w:rPr>
          <w:rFonts w:eastAsia="Times New Roman" w:cstheme="minorHAnsi"/>
          <w:color w:val="2F5496" w:themeColor="accent1" w:themeShade="BF"/>
          <w:sz w:val="23"/>
          <w:szCs w:val="23"/>
        </w:rPr>
        <w:t xml:space="preserve"> any robust</w:t>
      </w:r>
      <w:r>
        <w:rPr>
          <w:rFonts w:eastAsia="Times New Roman" w:cstheme="minorHAnsi"/>
          <w:color w:val="2F5496" w:themeColor="accent1" w:themeShade="BF"/>
          <w:sz w:val="23"/>
          <w:szCs w:val="23"/>
        </w:rPr>
        <w:t xml:space="preserve"> </w:t>
      </w:r>
      <w:r w:rsidR="00960DA8">
        <w:rPr>
          <w:rFonts w:eastAsia="Times New Roman" w:cstheme="minorHAnsi"/>
          <w:color w:val="2F5496" w:themeColor="accent1" w:themeShade="BF"/>
          <w:sz w:val="23"/>
          <w:szCs w:val="23"/>
        </w:rPr>
        <w:t>spatial features</w:t>
      </w:r>
      <w:r>
        <w:rPr>
          <w:rFonts w:eastAsia="Times New Roman" w:cstheme="minorHAnsi"/>
          <w:color w:val="2F5496" w:themeColor="accent1" w:themeShade="BF"/>
          <w:sz w:val="23"/>
          <w:szCs w:val="23"/>
        </w:rPr>
        <w:t>.</w:t>
      </w:r>
      <w:r w:rsidR="00BA53E0">
        <w:rPr>
          <w:rFonts w:eastAsia="Times New Roman" w:cstheme="minorHAnsi"/>
          <w:color w:val="2F5496" w:themeColor="accent1" w:themeShade="BF"/>
          <w:sz w:val="23"/>
          <w:szCs w:val="23"/>
        </w:rPr>
        <w:t xml:space="preserve"> Below is the </w:t>
      </w:r>
      <w:r w:rsidR="00BE5541">
        <w:rPr>
          <w:rFonts w:eastAsia="Times New Roman" w:cstheme="minorHAnsi"/>
          <w:color w:val="2F5496" w:themeColor="accent1" w:themeShade="BF"/>
          <w:sz w:val="23"/>
          <w:szCs w:val="23"/>
        </w:rPr>
        <w:t xml:space="preserve">transition potential </w:t>
      </w:r>
      <w:r w:rsidR="00BA53E0">
        <w:rPr>
          <w:rFonts w:eastAsia="Times New Roman" w:cstheme="minorHAnsi"/>
          <w:color w:val="2F5496" w:themeColor="accent1" w:themeShade="BF"/>
          <w:sz w:val="23"/>
          <w:szCs w:val="23"/>
        </w:rPr>
        <w:t>comparison of three sites</w:t>
      </w:r>
      <w:r w:rsidR="00BE5541">
        <w:rPr>
          <w:rFonts w:eastAsia="Times New Roman" w:cstheme="minorHAnsi"/>
          <w:color w:val="2F5496" w:themeColor="accent1" w:themeShade="BF"/>
          <w:sz w:val="23"/>
          <w:szCs w:val="23"/>
        </w:rPr>
        <w:t xml:space="preserve"> given distance to road. </w:t>
      </w:r>
      <w:commentRangeStart w:id="131"/>
      <w:r w:rsidR="00BE5541">
        <w:rPr>
          <w:rFonts w:eastAsia="Times New Roman" w:cstheme="minorHAnsi"/>
          <w:color w:val="2F5496" w:themeColor="accent1" w:themeShade="BF"/>
          <w:sz w:val="23"/>
          <w:szCs w:val="23"/>
        </w:rPr>
        <w:t xml:space="preserve">Three contradictory conclusions can be concluded </w:t>
      </w:r>
      <w:r w:rsidR="00D46D0E">
        <w:rPr>
          <w:rFonts w:eastAsia="Times New Roman" w:cstheme="minorHAnsi"/>
          <w:color w:val="2F5496" w:themeColor="accent1" w:themeShade="BF"/>
          <w:sz w:val="23"/>
          <w:szCs w:val="23"/>
        </w:rPr>
        <w:t xml:space="preserve">by the U-Net </w:t>
      </w:r>
      <w:r w:rsidR="00BE5541">
        <w:rPr>
          <w:rFonts w:eastAsia="Times New Roman" w:cstheme="minorHAnsi"/>
          <w:color w:val="2F5496" w:themeColor="accent1" w:themeShade="BF"/>
          <w:sz w:val="23"/>
          <w:szCs w:val="23"/>
        </w:rPr>
        <w:t xml:space="preserve">with the road information appended. </w:t>
      </w:r>
      <w:commentRangeEnd w:id="131"/>
      <w:r w:rsidR="00E00D8E">
        <w:rPr>
          <w:rStyle w:val="CommentReference"/>
        </w:rPr>
        <w:commentReference w:id="131"/>
      </w:r>
      <w:r w:rsidR="00D46D0E">
        <w:rPr>
          <w:rFonts w:eastAsia="Times New Roman" w:cstheme="minorHAnsi"/>
          <w:color w:val="2F5496" w:themeColor="accent1" w:themeShade="BF"/>
          <w:sz w:val="23"/>
          <w:szCs w:val="23"/>
        </w:rPr>
        <w:t>So,</w:t>
      </w:r>
      <w:r w:rsidR="004379F8">
        <w:rPr>
          <w:rFonts w:eastAsia="Times New Roman" w:cstheme="minorHAnsi"/>
          <w:color w:val="2F5496" w:themeColor="accent1" w:themeShade="BF"/>
          <w:sz w:val="23"/>
          <w:szCs w:val="23"/>
        </w:rPr>
        <w:t xml:space="preserve"> we </w:t>
      </w:r>
      <w:del w:id="132" w:author="Brett Bryan" w:date="2022-05-02T09:34:00Z">
        <w:r w:rsidR="004379F8" w:rsidDel="005D22DA">
          <w:rPr>
            <w:rFonts w:eastAsia="Times New Roman" w:cstheme="minorHAnsi"/>
            <w:color w:val="2F5496" w:themeColor="accent1" w:themeShade="BF"/>
            <w:sz w:val="23"/>
            <w:szCs w:val="23"/>
          </w:rPr>
          <w:delText xml:space="preserve">determined </w:delText>
        </w:r>
      </w:del>
      <w:ins w:id="133" w:author="Brett Bryan" w:date="2022-05-02T09:34:00Z">
        <w:r w:rsidR="005D22DA">
          <w:rPr>
            <w:rFonts w:eastAsia="Times New Roman" w:cstheme="minorHAnsi"/>
            <w:color w:val="2F5496" w:themeColor="accent1" w:themeShade="BF"/>
            <w:sz w:val="23"/>
            <w:szCs w:val="23"/>
          </w:rPr>
          <w:t xml:space="preserve">decided </w:t>
        </w:r>
      </w:ins>
      <w:r w:rsidR="004379F8">
        <w:rPr>
          <w:rFonts w:eastAsia="Times New Roman" w:cstheme="minorHAnsi"/>
          <w:color w:val="2F5496" w:themeColor="accent1" w:themeShade="BF"/>
          <w:sz w:val="23"/>
          <w:szCs w:val="23"/>
        </w:rPr>
        <w:t>not to add distance information into the U-Net model.</w:t>
      </w:r>
    </w:p>
    <w:p w14:paraId="17DB9596" w14:textId="5F861584" w:rsidR="008E1CAD" w:rsidRDefault="00894A3E" w:rsidP="00DE3B54">
      <w:pPr>
        <w:spacing w:before="240" w:line="276" w:lineRule="auto"/>
        <w:ind w:left="567"/>
        <w:rPr>
          <w:rFonts w:eastAsia="Times New Roman" w:cstheme="minorHAnsi"/>
          <w:color w:val="2F5496" w:themeColor="accent1" w:themeShade="BF"/>
          <w:sz w:val="23"/>
          <w:szCs w:val="23"/>
        </w:rPr>
      </w:pPr>
      <w:r>
        <w:rPr>
          <w:noProof/>
        </w:rPr>
        <w:drawing>
          <wp:inline distT="0" distB="0" distL="0" distR="0" wp14:anchorId="35F46350" wp14:editId="2CB602F3">
            <wp:extent cx="5805459" cy="15367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clrChange>
                        <a:clrFrom>
                          <a:srgbClr val="F2EEE2"/>
                        </a:clrFrom>
                        <a:clrTo>
                          <a:srgbClr val="F2EEE2">
                            <a:alpha val="0"/>
                          </a:srgbClr>
                        </a:clrTo>
                      </a:clrChange>
                    </a:blip>
                    <a:stretch>
                      <a:fillRect/>
                    </a:stretch>
                  </pic:blipFill>
                  <pic:spPr>
                    <a:xfrm>
                      <a:off x="0" y="0"/>
                      <a:ext cx="5846428" cy="1547544"/>
                    </a:xfrm>
                    <a:prstGeom prst="rect">
                      <a:avLst/>
                    </a:prstGeom>
                  </pic:spPr>
                </pic:pic>
              </a:graphicData>
            </a:graphic>
          </wp:inline>
        </w:drawing>
      </w:r>
    </w:p>
    <w:p w14:paraId="792170A3" w14:textId="3B5A1B90" w:rsidR="007E1AD4" w:rsidRDefault="00066DC2" w:rsidP="00DE3B54">
      <w:pPr>
        <w:spacing w:before="240" w:line="276" w:lineRule="auto"/>
        <w:ind w:left="567"/>
        <w:rPr>
          <w:rFonts w:eastAsia="Times New Roman" w:cstheme="minorHAnsi"/>
          <w:color w:val="2F5496" w:themeColor="accent1" w:themeShade="BF"/>
          <w:sz w:val="23"/>
          <w:szCs w:val="23"/>
        </w:rPr>
      </w:pPr>
      <w:commentRangeStart w:id="134"/>
      <w:r>
        <w:rPr>
          <w:rFonts w:eastAsia="Times New Roman" w:cstheme="minorHAnsi"/>
          <w:color w:val="2F5496" w:themeColor="accent1" w:themeShade="BF"/>
          <w:sz w:val="23"/>
          <w:szCs w:val="23"/>
        </w:rPr>
        <w:t xml:space="preserve">Another </w:t>
      </w:r>
      <w:r w:rsidR="00EF5581">
        <w:rPr>
          <w:rFonts w:eastAsia="Times New Roman" w:cstheme="minorHAnsi"/>
          <w:color w:val="2F5496" w:themeColor="accent1" w:themeShade="BF"/>
          <w:sz w:val="23"/>
          <w:szCs w:val="23"/>
        </w:rPr>
        <w:t xml:space="preserve">commonly used </w:t>
      </w:r>
      <w:r>
        <w:rPr>
          <w:rFonts w:eastAsia="Times New Roman" w:cstheme="minorHAnsi"/>
          <w:color w:val="2F5496" w:themeColor="accent1" w:themeShade="BF"/>
          <w:sz w:val="23"/>
          <w:szCs w:val="23"/>
        </w:rPr>
        <w:t>distance</w:t>
      </w:r>
      <w:ins w:id="135" w:author="Brett Bryan" w:date="2022-05-02T09:38:00Z">
        <w:r w:rsidR="00B75D62">
          <w:rPr>
            <w:rFonts w:eastAsia="Times New Roman" w:cstheme="minorHAnsi"/>
            <w:color w:val="2F5496" w:themeColor="accent1" w:themeShade="BF"/>
            <w:sz w:val="23"/>
            <w:szCs w:val="23"/>
          </w:rPr>
          <w:t>-based</w:t>
        </w:r>
      </w:ins>
      <w:r w:rsidR="007417B1">
        <w:rPr>
          <w:rFonts w:eastAsia="Times New Roman" w:cstheme="minorHAnsi"/>
          <w:color w:val="2F5496" w:themeColor="accent1" w:themeShade="BF"/>
          <w:sz w:val="23"/>
          <w:szCs w:val="23"/>
        </w:rPr>
        <w:t xml:space="preserve"> </w:t>
      </w:r>
      <w:del w:id="136" w:author="Brett Bryan" w:date="2022-05-02T09:38:00Z">
        <w:r w:rsidR="007417B1" w:rsidDel="00B75D62">
          <w:rPr>
            <w:rFonts w:eastAsia="Times New Roman" w:cstheme="minorHAnsi"/>
            <w:color w:val="2F5496" w:themeColor="accent1" w:themeShade="BF"/>
            <w:sz w:val="23"/>
            <w:szCs w:val="23"/>
          </w:rPr>
          <w:delText xml:space="preserve">information </w:delText>
        </w:r>
      </w:del>
      <w:ins w:id="137" w:author="Brett Bryan" w:date="2022-05-02T09:38:00Z">
        <w:r w:rsidR="00B75D62">
          <w:rPr>
            <w:rFonts w:eastAsia="Times New Roman" w:cstheme="minorHAnsi"/>
            <w:color w:val="2F5496" w:themeColor="accent1" w:themeShade="BF"/>
            <w:sz w:val="23"/>
            <w:szCs w:val="23"/>
          </w:rPr>
          <w:t xml:space="preserve">data layer </w:t>
        </w:r>
      </w:ins>
      <w:r w:rsidR="007417B1">
        <w:rPr>
          <w:rFonts w:eastAsia="Times New Roman" w:cstheme="minorHAnsi"/>
          <w:color w:val="2F5496" w:themeColor="accent1" w:themeShade="BF"/>
          <w:sz w:val="23"/>
          <w:szCs w:val="23"/>
        </w:rPr>
        <w:t xml:space="preserve">is </w:t>
      </w:r>
      <w:del w:id="138" w:author="Brett Bryan" w:date="2022-05-02T09:38:00Z">
        <w:r w:rsidR="007417B1" w:rsidDel="00B75D62">
          <w:rPr>
            <w:rFonts w:eastAsia="Times New Roman" w:cstheme="minorHAnsi"/>
            <w:color w:val="2F5496" w:themeColor="accent1" w:themeShade="BF"/>
            <w:sz w:val="23"/>
            <w:szCs w:val="23"/>
          </w:rPr>
          <w:delText xml:space="preserve">the </w:delText>
        </w:r>
      </w:del>
      <w:r w:rsidR="007417B1">
        <w:rPr>
          <w:rFonts w:eastAsia="Times New Roman" w:cstheme="minorHAnsi"/>
          <w:color w:val="2F5496" w:themeColor="accent1" w:themeShade="BF"/>
          <w:sz w:val="23"/>
          <w:szCs w:val="23"/>
        </w:rPr>
        <w:t xml:space="preserve">distance to </w:t>
      </w:r>
      <w:r w:rsidR="002501AB">
        <w:rPr>
          <w:rFonts w:eastAsia="Times New Roman" w:cstheme="minorHAnsi"/>
          <w:color w:val="2F5496" w:themeColor="accent1" w:themeShade="BF"/>
          <w:sz w:val="23"/>
          <w:szCs w:val="23"/>
        </w:rPr>
        <w:t xml:space="preserve">the </w:t>
      </w:r>
      <w:r w:rsidR="007417B1">
        <w:rPr>
          <w:rFonts w:eastAsia="Times New Roman" w:cstheme="minorHAnsi"/>
          <w:color w:val="2F5496" w:themeColor="accent1" w:themeShade="BF"/>
          <w:sz w:val="23"/>
          <w:szCs w:val="23"/>
        </w:rPr>
        <w:t xml:space="preserve">existing urban </w:t>
      </w:r>
      <w:del w:id="139" w:author="Brett Bryan" w:date="2022-05-02T09:38:00Z">
        <w:r w:rsidR="007417B1" w:rsidDel="00B508FA">
          <w:rPr>
            <w:rFonts w:eastAsia="Times New Roman" w:cstheme="minorHAnsi"/>
            <w:color w:val="2F5496" w:themeColor="accent1" w:themeShade="BF"/>
            <w:sz w:val="23"/>
            <w:szCs w:val="23"/>
          </w:rPr>
          <w:delText>center</w:delText>
        </w:r>
        <w:r w:rsidR="00B868F3" w:rsidDel="00B508FA">
          <w:rPr>
            <w:rFonts w:eastAsia="Times New Roman" w:cstheme="minorHAnsi"/>
            <w:color w:val="2F5496" w:themeColor="accent1" w:themeShade="BF"/>
            <w:sz w:val="23"/>
            <w:szCs w:val="23"/>
          </w:rPr>
          <w:delText>s</w:delText>
        </w:r>
      </w:del>
      <w:ins w:id="140" w:author="Brett Bryan" w:date="2022-05-02T09:38:00Z">
        <w:r w:rsidR="00B508FA">
          <w:rPr>
            <w:rFonts w:eastAsia="Times New Roman" w:cstheme="minorHAnsi"/>
            <w:color w:val="2F5496" w:themeColor="accent1" w:themeShade="BF"/>
            <w:sz w:val="23"/>
            <w:szCs w:val="23"/>
          </w:rPr>
          <w:t>areas</w:t>
        </w:r>
      </w:ins>
      <w:r w:rsidR="007417B1">
        <w:rPr>
          <w:rFonts w:eastAsia="Times New Roman" w:cstheme="minorHAnsi"/>
          <w:color w:val="2F5496" w:themeColor="accent1" w:themeShade="BF"/>
          <w:sz w:val="23"/>
          <w:szCs w:val="23"/>
        </w:rPr>
        <w:t xml:space="preserve">. </w:t>
      </w:r>
      <w:r w:rsidR="002D0FC9">
        <w:rPr>
          <w:rFonts w:eastAsia="Times New Roman" w:cstheme="minorHAnsi"/>
          <w:color w:val="2F5496" w:themeColor="accent1" w:themeShade="BF"/>
          <w:sz w:val="23"/>
          <w:szCs w:val="23"/>
        </w:rPr>
        <w:t>We also determined not to use such data</w:t>
      </w:r>
      <w:r w:rsidR="00F52570">
        <w:rPr>
          <w:rFonts w:eastAsia="Times New Roman" w:cstheme="minorHAnsi"/>
          <w:color w:val="2F5496" w:themeColor="accent1" w:themeShade="BF"/>
          <w:sz w:val="23"/>
          <w:szCs w:val="23"/>
        </w:rPr>
        <w:t xml:space="preserve"> because it </w:t>
      </w:r>
      <w:r w:rsidR="002501AB">
        <w:rPr>
          <w:rFonts w:eastAsia="Times New Roman" w:cstheme="minorHAnsi"/>
          <w:color w:val="2F5496" w:themeColor="accent1" w:themeShade="BF"/>
          <w:sz w:val="23"/>
          <w:szCs w:val="23"/>
        </w:rPr>
        <w:t xml:space="preserve">is </w:t>
      </w:r>
      <w:r w:rsidR="00F52570">
        <w:rPr>
          <w:rFonts w:eastAsia="Times New Roman" w:cstheme="minorHAnsi"/>
          <w:color w:val="2F5496" w:themeColor="accent1" w:themeShade="BF"/>
          <w:sz w:val="23"/>
          <w:szCs w:val="23"/>
        </w:rPr>
        <w:t xml:space="preserve">also against the </w:t>
      </w:r>
      <w:r w:rsidR="00916967">
        <w:rPr>
          <w:rFonts w:eastAsia="Times New Roman" w:cstheme="minorHAnsi"/>
          <w:color w:val="2F5496" w:themeColor="accent1" w:themeShade="BF"/>
          <w:sz w:val="23"/>
          <w:szCs w:val="23"/>
        </w:rPr>
        <w:t>setting</w:t>
      </w:r>
      <w:r w:rsidR="003B544F">
        <w:rPr>
          <w:rFonts w:eastAsia="Times New Roman" w:cstheme="minorHAnsi"/>
          <w:color w:val="2F5496" w:themeColor="accent1" w:themeShade="BF"/>
          <w:sz w:val="23"/>
          <w:szCs w:val="23"/>
        </w:rPr>
        <w:t xml:space="preserve"> </w:t>
      </w:r>
      <w:r w:rsidR="00D31B05">
        <w:rPr>
          <w:rFonts w:eastAsia="Times New Roman" w:cstheme="minorHAnsi"/>
          <w:color w:val="2F5496" w:themeColor="accent1" w:themeShade="BF"/>
          <w:sz w:val="23"/>
          <w:szCs w:val="23"/>
        </w:rPr>
        <w:t xml:space="preserve">of deep learning for urban simulation: </w:t>
      </w:r>
      <w:r w:rsidR="00A70F91">
        <w:rPr>
          <w:rFonts w:eastAsia="Times New Roman" w:cstheme="minorHAnsi"/>
          <w:color w:val="2F5496" w:themeColor="accent1" w:themeShade="BF"/>
          <w:sz w:val="23"/>
          <w:szCs w:val="23"/>
        </w:rPr>
        <w:t xml:space="preserve">use visual signals to “see” the urban development. Whereas </w:t>
      </w:r>
      <w:r w:rsidR="008D390B">
        <w:rPr>
          <w:rFonts w:eastAsia="Times New Roman" w:cstheme="minorHAnsi"/>
          <w:color w:val="2F5496" w:themeColor="accent1" w:themeShade="BF"/>
          <w:sz w:val="23"/>
          <w:szCs w:val="23"/>
        </w:rPr>
        <w:t xml:space="preserve">distance information falls </w:t>
      </w:r>
      <w:r w:rsidR="002501AB">
        <w:rPr>
          <w:rFonts w:eastAsia="Times New Roman" w:cstheme="minorHAnsi"/>
          <w:color w:val="2F5496" w:themeColor="accent1" w:themeShade="BF"/>
          <w:sz w:val="23"/>
          <w:szCs w:val="23"/>
        </w:rPr>
        <w:t>under</w:t>
      </w:r>
      <w:r w:rsidR="008D390B">
        <w:rPr>
          <w:rFonts w:eastAsia="Times New Roman" w:cstheme="minorHAnsi"/>
          <w:color w:val="2F5496" w:themeColor="accent1" w:themeShade="BF"/>
          <w:sz w:val="23"/>
          <w:szCs w:val="23"/>
        </w:rPr>
        <w:t xml:space="preserve"> </w:t>
      </w:r>
      <w:r w:rsidR="00FA0B86">
        <w:rPr>
          <w:rFonts w:eastAsia="Times New Roman" w:cstheme="minorHAnsi"/>
          <w:color w:val="2F5496" w:themeColor="accent1" w:themeShade="BF"/>
          <w:sz w:val="23"/>
          <w:szCs w:val="23"/>
        </w:rPr>
        <w:t>a different</w:t>
      </w:r>
      <w:r w:rsidR="008D390B">
        <w:rPr>
          <w:rFonts w:eastAsia="Times New Roman" w:cstheme="minorHAnsi"/>
          <w:color w:val="2F5496" w:themeColor="accent1" w:themeShade="BF"/>
          <w:sz w:val="23"/>
          <w:szCs w:val="23"/>
        </w:rPr>
        <w:t xml:space="preserve"> </w:t>
      </w:r>
      <w:r w:rsidR="00916967">
        <w:rPr>
          <w:rFonts w:eastAsia="Times New Roman" w:cstheme="minorHAnsi"/>
          <w:color w:val="2F5496" w:themeColor="accent1" w:themeShade="BF"/>
          <w:sz w:val="23"/>
          <w:szCs w:val="23"/>
        </w:rPr>
        <w:t>principle</w:t>
      </w:r>
      <w:r w:rsidR="008D390B">
        <w:rPr>
          <w:rFonts w:eastAsia="Times New Roman" w:cstheme="minorHAnsi"/>
          <w:color w:val="2F5496" w:themeColor="accent1" w:themeShade="BF"/>
          <w:sz w:val="23"/>
          <w:szCs w:val="23"/>
        </w:rPr>
        <w:t xml:space="preserve"> of “</w:t>
      </w:r>
      <w:r w:rsidR="00996F6B">
        <w:rPr>
          <w:rFonts w:eastAsia="Times New Roman" w:cstheme="minorHAnsi"/>
          <w:color w:val="2F5496" w:themeColor="accent1" w:themeShade="BF"/>
          <w:sz w:val="23"/>
          <w:szCs w:val="23"/>
        </w:rPr>
        <w:t>use regression</w:t>
      </w:r>
      <w:r w:rsidR="00507BC8">
        <w:rPr>
          <w:rFonts w:eastAsia="Times New Roman" w:cstheme="minorHAnsi"/>
          <w:color w:val="2F5496" w:themeColor="accent1" w:themeShade="BF"/>
          <w:sz w:val="23"/>
          <w:szCs w:val="23"/>
        </w:rPr>
        <w:t>s</w:t>
      </w:r>
      <w:r w:rsidR="00996F6B">
        <w:rPr>
          <w:rFonts w:eastAsia="Times New Roman" w:cstheme="minorHAnsi"/>
          <w:color w:val="2F5496" w:themeColor="accent1" w:themeShade="BF"/>
          <w:sz w:val="23"/>
          <w:szCs w:val="23"/>
        </w:rPr>
        <w:t xml:space="preserve"> to capture the first law of geography.</w:t>
      </w:r>
      <w:r w:rsidR="008D390B">
        <w:rPr>
          <w:rFonts w:eastAsia="Times New Roman" w:cstheme="minorHAnsi"/>
          <w:color w:val="2F5496" w:themeColor="accent1" w:themeShade="BF"/>
          <w:sz w:val="23"/>
          <w:szCs w:val="23"/>
        </w:rPr>
        <w:t>”</w:t>
      </w:r>
      <w:r w:rsidR="00996F6B">
        <w:rPr>
          <w:rFonts w:eastAsia="Times New Roman" w:cstheme="minorHAnsi"/>
          <w:color w:val="2F5496" w:themeColor="accent1" w:themeShade="BF"/>
          <w:sz w:val="23"/>
          <w:szCs w:val="23"/>
        </w:rPr>
        <w:t xml:space="preserve"> </w:t>
      </w:r>
      <w:r w:rsidR="002501AB">
        <w:rPr>
          <w:rFonts w:eastAsia="Times New Roman" w:cstheme="minorHAnsi"/>
          <w:color w:val="2F5496" w:themeColor="accent1" w:themeShade="BF"/>
          <w:sz w:val="23"/>
          <w:szCs w:val="23"/>
        </w:rPr>
        <w:t>In</w:t>
      </w:r>
      <w:r w:rsidR="00DB158F">
        <w:rPr>
          <w:rFonts w:eastAsia="Times New Roman" w:cstheme="minorHAnsi"/>
          <w:color w:val="2F5496" w:themeColor="accent1" w:themeShade="BF"/>
          <w:sz w:val="23"/>
          <w:szCs w:val="23"/>
        </w:rPr>
        <w:t xml:space="preserve"> the end, “to see urban development” is the most exciting part that can be added to the CA-mainstreamed </w:t>
      </w:r>
      <w:r w:rsidR="0017377C">
        <w:rPr>
          <w:rFonts w:eastAsia="Times New Roman" w:cstheme="minorHAnsi"/>
          <w:color w:val="2F5496" w:themeColor="accent1" w:themeShade="BF"/>
          <w:sz w:val="23"/>
          <w:szCs w:val="23"/>
        </w:rPr>
        <w:t>land-use</w:t>
      </w:r>
      <w:r w:rsidR="00DB158F">
        <w:rPr>
          <w:rFonts w:eastAsia="Times New Roman" w:cstheme="minorHAnsi"/>
          <w:color w:val="2F5496" w:themeColor="accent1" w:themeShade="BF"/>
          <w:sz w:val="23"/>
          <w:szCs w:val="23"/>
        </w:rPr>
        <w:t xml:space="preserve"> simulation studies</w:t>
      </w:r>
      <w:r w:rsidR="006C2AA1">
        <w:rPr>
          <w:rFonts w:eastAsia="Times New Roman" w:cstheme="minorHAnsi"/>
          <w:color w:val="2F5496" w:themeColor="accent1" w:themeShade="BF"/>
          <w:sz w:val="23"/>
          <w:szCs w:val="23"/>
        </w:rPr>
        <w:t xml:space="preserve">, so we had not used any </w:t>
      </w:r>
      <w:r w:rsidR="00BF36C0">
        <w:rPr>
          <w:rFonts w:eastAsia="Times New Roman" w:cstheme="minorHAnsi"/>
          <w:color w:val="2F5496" w:themeColor="accent1" w:themeShade="BF"/>
          <w:sz w:val="23"/>
          <w:szCs w:val="23"/>
        </w:rPr>
        <w:t>distances data in this study.</w:t>
      </w:r>
      <w:commentRangeEnd w:id="134"/>
      <w:r w:rsidR="00B508FA">
        <w:rPr>
          <w:rStyle w:val="CommentReference"/>
        </w:rPr>
        <w:commentReference w:id="134"/>
      </w:r>
    </w:p>
    <w:p w14:paraId="46502BA9" w14:textId="1A09B69A" w:rsidR="00882FD7" w:rsidRDefault="00882FD7"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To make this cl</w:t>
      </w:r>
      <w:r w:rsidR="0042630F">
        <w:rPr>
          <w:rFonts w:eastAsia="Times New Roman" w:cstheme="minorHAnsi"/>
          <w:color w:val="2F5496" w:themeColor="accent1" w:themeShade="BF"/>
          <w:sz w:val="23"/>
          <w:szCs w:val="23"/>
        </w:rPr>
        <w:t>aim clear to readers, we provided a supplementary document</w:t>
      </w:r>
      <w:r w:rsidR="00CE1048">
        <w:rPr>
          <w:rFonts w:eastAsia="Times New Roman" w:cstheme="minorHAnsi"/>
          <w:color w:val="2F5496" w:themeColor="accent1" w:themeShade="BF"/>
          <w:sz w:val="23"/>
          <w:szCs w:val="23"/>
        </w:rPr>
        <w:t xml:space="preserve"> to explain the reason for not including distances data in our study.</w:t>
      </w:r>
    </w:p>
    <w:p w14:paraId="3612CF2D" w14:textId="323C338D" w:rsidR="00DA0167" w:rsidRDefault="00DA0167" w:rsidP="00DE3B54">
      <w:pPr>
        <w:spacing w:line="276" w:lineRule="auto"/>
        <w:rPr>
          <w:rFonts w:eastAsia="Times New Roman" w:cstheme="minorHAnsi"/>
          <w:sz w:val="23"/>
          <w:szCs w:val="23"/>
        </w:rPr>
      </w:pPr>
      <w:r w:rsidRPr="00A278CF">
        <w:rPr>
          <w:rFonts w:eastAsia="Times New Roman" w:cstheme="minorHAnsi"/>
          <w:sz w:val="23"/>
          <w:szCs w:val="23"/>
        </w:rPr>
        <w:t>Line 285-286: "to historical urban land-use maps for the period 1994-2006" - the expression implies maps of more than two years</w:t>
      </w:r>
    </w:p>
    <w:p w14:paraId="4C2B596F" w14:textId="6216B4A3" w:rsidR="00DA0167" w:rsidRPr="00A278CF" w:rsidRDefault="004F5BFE"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 xml:space="preserve">We </w:t>
      </w:r>
      <w:del w:id="141" w:author="Brett Bryan" w:date="2022-05-02T09:40:00Z">
        <w:r w:rsidDel="001D4378">
          <w:rPr>
            <w:rFonts w:eastAsia="Times New Roman" w:cstheme="minorHAnsi"/>
            <w:color w:val="2F5496" w:themeColor="accent1" w:themeShade="BF"/>
            <w:sz w:val="23"/>
            <w:szCs w:val="23"/>
          </w:rPr>
          <w:delText xml:space="preserve">had </w:delText>
        </w:r>
      </w:del>
      <w:r>
        <w:rPr>
          <w:rFonts w:eastAsia="Times New Roman" w:cstheme="minorHAnsi"/>
          <w:color w:val="2F5496" w:themeColor="accent1" w:themeShade="BF"/>
          <w:sz w:val="23"/>
          <w:szCs w:val="23"/>
        </w:rPr>
        <w:t>change</w:t>
      </w:r>
      <w:r w:rsidR="003108AA">
        <w:rPr>
          <w:rFonts w:eastAsia="Times New Roman" w:cstheme="minorHAnsi"/>
          <w:color w:val="2F5496" w:themeColor="accent1" w:themeShade="BF"/>
          <w:sz w:val="23"/>
          <w:szCs w:val="23"/>
        </w:rPr>
        <w:t>d</w:t>
      </w:r>
      <w:r>
        <w:rPr>
          <w:rFonts w:eastAsia="Times New Roman" w:cstheme="minorHAnsi"/>
          <w:color w:val="2F5496" w:themeColor="accent1" w:themeShade="BF"/>
          <w:sz w:val="23"/>
          <w:szCs w:val="23"/>
        </w:rPr>
        <w:t xml:space="preserve"> </w:t>
      </w:r>
      <w:del w:id="142" w:author="Brett Bryan" w:date="2022-05-02T09:40:00Z">
        <w:r w:rsidDel="001D4378">
          <w:rPr>
            <w:rFonts w:eastAsia="Times New Roman" w:cstheme="minorHAnsi"/>
            <w:color w:val="2F5496" w:themeColor="accent1" w:themeShade="BF"/>
            <w:sz w:val="23"/>
            <w:szCs w:val="23"/>
          </w:rPr>
          <w:delText>the description</w:delText>
        </w:r>
      </w:del>
      <w:ins w:id="143" w:author="Brett Bryan" w:date="2022-05-02T09:40:00Z">
        <w:r w:rsidR="001D4378">
          <w:rPr>
            <w:rFonts w:eastAsia="Times New Roman" w:cstheme="minorHAnsi"/>
            <w:color w:val="2F5496" w:themeColor="accent1" w:themeShade="BF"/>
            <w:sz w:val="23"/>
            <w:szCs w:val="23"/>
          </w:rPr>
          <w:t>this</w:t>
        </w:r>
      </w:ins>
      <w:r>
        <w:rPr>
          <w:rFonts w:eastAsia="Times New Roman" w:cstheme="minorHAnsi"/>
          <w:color w:val="2F5496" w:themeColor="accent1" w:themeShade="BF"/>
          <w:sz w:val="23"/>
          <w:szCs w:val="23"/>
        </w:rPr>
        <w:t xml:space="preserve"> to “</w:t>
      </w:r>
      <w:r w:rsidR="003108AA" w:rsidRPr="003108AA">
        <w:rPr>
          <w:rFonts w:eastAsia="Times New Roman" w:cstheme="minorHAnsi"/>
          <w:color w:val="2F5496" w:themeColor="accent1" w:themeShade="BF"/>
          <w:sz w:val="23"/>
          <w:szCs w:val="23"/>
        </w:rPr>
        <w:t xml:space="preserve">historical urban </w:t>
      </w:r>
      <w:r w:rsidR="0017377C">
        <w:rPr>
          <w:rFonts w:eastAsia="Times New Roman" w:cstheme="minorHAnsi"/>
          <w:color w:val="2F5496" w:themeColor="accent1" w:themeShade="BF"/>
          <w:sz w:val="23"/>
          <w:szCs w:val="23"/>
        </w:rPr>
        <w:t>land-use</w:t>
      </w:r>
      <w:r w:rsidR="00FB0BA7">
        <w:rPr>
          <w:rFonts w:eastAsia="Times New Roman" w:cstheme="minorHAnsi"/>
          <w:color w:val="2F5496" w:themeColor="accent1" w:themeShade="BF"/>
          <w:sz w:val="23"/>
          <w:szCs w:val="23"/>
        </w:rPr>
        <w:t xml:space="preserve"> maps of</w:t>
      </w:r>
      <w:r w:rsidR="003108AA" w:rsidRPr="003108AA">
        <w:rPr>
          <w:rFonts w:eastAsia="Times New Roman" w:cstheme="minorHAnsi"/>
          <w:color w:val="2F5496" w:themeColor="accent1" w:themeShade="BF"/>
          <w:sz w:val="23"/>
          <w:szCs w:val="23"/>
        </w:rPr>
        <w:t xml:space="preserve"> 1994</w:t>
      </w:r>
      <w:r w:rsidR="00FB0BA7">
        <w:rPr>
          <w:rFonts w:eastAsia="Times New Roman" w:cstheme="minorHAnsi"/>
          <w:color w:val="2F5496" w:themeColor="accent1" w:themeShade="BF"/>
          <w:sz w:val="23"/>
          <w:szCs w:val="23"/>
        </w:rPr>
        <w:t xml:space="preserve"> and </w:t>
      </w:r>
      <w:r w:rsidR="003108AA" w:rsidRPr="003108AA">
        <w:rPr>
          <w:rFonts w:eastAsia="Times New Roman" w:cstheme="minorHAnsi"/>
          <w:color w:val="2F5496" w:themeColor="accent1" w:themeShade="BF"/>
          <w:sz w:val="23"/>
          <w:szCs w:val="23"/>
        </w:rPr>
        <w:t>2006</w:t>
      </w:r>
      <w:r>
        <w:rPr>
          <w:rFonts w:eastAsia="Times New Roman" w:cstheme="minorHAnsi"/>
          <w:color w:val="2F5496" w:themeColor="accent1" w:themeShade="BF"/>
          <w:sz w:val="23"/>
          <w:szCs w:val="23"/>
        </w:rPr>
        <w:t>”</w:t>
      </w:r>
      <w:ins w:id="144" w:author="Brett Bryan" w:date="2022-05-02T09:40:00Z">
        <w:r w:rsidR="001D4378">
          <w:rPr>
            <w:rFonts w:eastAsia="Times New Roman" w:cstheme="minorHAnsi"/>
            <w:color w:val="2F5496" w:themeColor="accent1" w:themeShade="BF"/>
            <w:sz w:val="23"/>
            <w:szCs w:val="23"/>
          </w:rPr>
          <w:t>.</w:t>
        </w:r>
      </w:ins>
    </w:p>
    <w:p w14:paraId="65F1ECEE" w14:textId="77FB443C"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What message does Fig. 5 convey? How does it show </w:t>
      </w:r>
      <w:r w:rsidR="00A314E4">
        <w:rPr>
          <w:rFonts w:eastAsia="Times New Roman" w:cstheme="minorHAnsi"/>
          <w:sz w:val="23"/>
          <w:szCs w:val="23"/>
        </w:rPr>
        <w:t xml:space="preserve">the </w:t>
      </w:r>
      <w:r w:rsidRPr="00A278CF">
        <w:rPr>
          <w:rFonts w:eastAsia="Times New Roman" w:cstheme="minorHAnsi"/>
          <w:sz w:val="23"/>
          <w:szCs w:val="23"/>
        </w:rPr>
        <w:t>dynamics of urban land use? What do you mean about "urban dynamic map"? Do you really need this large map while showing the details as small snapshots?</w:t>
      </w:r>
    </w:p>
    <w:p w14:paraId="3CE76706" w14:textId="0B4BFDF8" w:rsidR="00271955" w:rsidRPr="00A278CF" w:rsidRDefault="00271955"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 xml:space="preserve">The purpose of </w:t>
      </w:r>
      <w:r w:rsidR="00E568D9">
        <w:rPr>
          <w:rFonts w:eastAsia="Times New Roman" w:cstheme="minorHAnsi"/>
          <w:color w:val="2F5496" w:themeColor="accent1" w:themeShade="BF"/>
          <w:sz w:val="23"/>
          <w:szCs w:val="23"/>
        </w:rPr>
        <w:t xml:space="preserve">Fig. 5 </w:t>
      </w:r>
      <w:del w:id="145" w:author="Brett Bryan" w:date="2022-05-02T09:41:00Z">
        <w:r w:rsidR="00E568D9" w:rsidDel="00C97BB5">
          <w:rPr>
            <w:rFonts w:eastAsia="Times New Roman" w:cstheme="minorHAnsi"/>
            <w:color w:val="2F5496" w:themeColor="accent1" w:themeShade="BF"/>
            <w:sz w:val="23"/>
            <w:szCs w:val="23"/>
          </w:rPr>
          <w:delText xml:space="preserve">is </w:delText>
        </w:r>
      </w:del>
      <w:ins w:id="146" w:author="Brett Bryan" w:date="2022-05-02T09:41:00Z">
        <w:r w:rsidR="00C97BB5">
          <w:rPr>
            <w:rFonts w:eastAsia="Times New Roman" w:cstheme="minorHAnsi"/>
            <w:color w:val="2F5496" w:themeColor="accent1" w:themeShade="BF"/>
            <w:sz w:val="23"/>
            <w:szCs w:val="23"/>
          </w:rPr>
          <w:t xml:space="preserve">was </w:t>
        </w:r>
      </w:ins>
      <w:r w:rsidR="00E568D9">
        <w:rPr>
          <w:rFonts w:eastAsia="Times New Roman" w:cstheme="minorHAnsi"/>
          <w:color w:val="2F5496" w:themeColor="accent1" w:themeShade="BF"/>
          <w:sz w:val="23"/>
          <w:szCs w:val="23"/>
        </w:rPr>
        <w:t xml:space="preserve">to introduce the historical urban </w:t>
      </w:r>
      <w:r w:rsidR="0017377C">
        <w:rPr>
          <w:rFonts w:eastAsia="Times New Roman" w:cstheme="minorHAnsi"/>
          <w:color w:val="2F5496" w:themeColor="accent1" w:themeShade="BF"/>
          <w:sz w:val="23"/>
          <w:szCs w:val="23"/>
        </w:rPr>
        <w:t>land-use</w:t>
      </w:r>
      <w:r w:rsidR="00E568D9">
        <w:rPr>
          <w:rFonts w:eastAsia="Times New Roman" w:cstheme="minorHAnsi"/>
          <w:color w:val="2F5496" w:themeColor="accent1" w:themeShade="BF"/>
          <w:sz w:val="23"/>
          <w:szCs w:val="23"/>
        </w:rPr>
        <w:t xml:space="preserve"> </w:t>
      </w:r>
      <w:ins w:id="147" w:author="Brett Bryan" w:date="2022-05-02T09:41:00Z">
        <w:r w:rsidR="00C97BB5">
          <w:rPr>
            <w:rFonts w:eastAsia="Times New Roman" w:cstheme="minorHAnsi"/>
            <w:color w:val="2F5496" w:themeColor="accent1" w:themeShade="BF"/>
            <w:sz w:val="23"/>
            <w:szCs w:val="23"/>
          </w:rPr>
          <w:t xml:space="preserve">in the study area </w:t>
        </w:r>
      </w:ins>
      <w:r w:rsidR="00E568D9">
        <w:rPr>
          <w:rFonts w:eastAsia="Times New Roman" w:cstheme="minorHAnsi"/>
          <w:color w:val="2F5496" w:themeColor="accent1" w:themeShade="BF"/>
          <w:sz w:val="23"/>
          <w:szCs w:val="23"/>
        </w:rPr>
        <w:t xml:space="preserve">to </w:t>
      </w:r>
      <w:r w:rsidR="008E6E8E">
        <w:rPr>
          <w:rFonts w:eastAsia="Times New Roman" w:cstheme="minorHAnsi"/>
          <w:color w:val="2F5496" w:themeColor="accent1" w:themeShade="BF"/>
          <w:sz w:val="23"/>
          <w:szCs w:val="23"/>
        </w:rPr>
        <w:t xml:space="preserve">the </w:t>
      </w:r>
      <w:r w:rsidR="00E568D9">
        <w:rPr>
          <w:rFonts w:eastAsia="Times New Roman" w:cstheme="minorHAnsi"/>
          <w:color w:val="2F5496" w:themeColor="accent1" w:themeShade="BF"/>
          <w:sz w:val="23"/>
          <w:szCs w:val="23"/>
        </w:rPr>
        <w:t xml:space="preserve">reader. </w:t>
      </w:r>
      <w:commentRangeStart w:id="148"/>
      <w:del w:id="149" w:author="Brett Bryan" w:date="2022-05-02T09:41:00Z">
        <w:r w:rsidR="00E568D9" w:rsidDel="001E6F88">
          <w:rPr>
            <w:rFonts w:eastAsia="Times New Roman" w:cstheme="minorHAnsi"/>
            <w:color w:val="2F5496" w:themeColor="accent1" w:themeShade="BF"/>
            <w:sz w:val="23"/>
            <w:szCs w:val="23"/>
          </w:rPr>
          <w:delText xml:space="preserve">This message connives </w:delText>
        </w:r>
        <w:r w:rsidR="008E6E8E" w:rsidDel="001E6F88">
          <w:rPr>
            <w:rFonts w:eastAsia="Times New Roman" w:cstheme="minorHAnsi"/>
            <w:color w:val="2F5496" w:themeColor="accent1" w:themeShade="BF"/>
            <w:sz w:val="23"/>
            <w:szCs w:val="23"/>
          </w:rPr>
          <w:delText>fewer</w:delText>
        </w:r>
        <w:r w:rsidR="00E568D9" w:rsidDel="001E6F88">
          <w:rPr>
            <w:rFonts w:eastAsia="Times New Roman" w:cstheme="minorHAnsi"/>
            <w:color w:val="2F5496" w:themeColor="accent1" w:themeShade="BF"/>
            <w:sz w:val="23"/>
            <w:szCs w:val="23"/>
          </w:rPr>
          <w:delText xml:space="preserve"> connections to the main topic of this study “deep learning to simulation urban </w:delText>
        </w:r>
        <w:r w:rsidR="0017377C" w:rsidDel="001E6F88">
          <w:rPr>
            <w:rFonts w:eastAsia="Times New Roman" w:cstheme="minorHAnsi"/>
            <w:color w:val="2F5496" w:themeColor="accent1" w:themeShade="BF"/>
            <w:sz w:val="23"/>
            <w:szCs w:val="23"/>
          </w:rPr>
          <w:delText>land-use</w:delText>
        </w:r>
        <w:r w:rsidR="00E568D9" w:rsidDel="001E6F88">
          <w:rPr>
            <w:rFonts w:eastAsia="Times New Roman" w:cstheme="minorHAnsi"/>
            <w:color w:val="2F5496" w:themeColor="accent1" w:themeShade="BF"/>
            <w:sz w:val="23"/>
            <w:szCs w:val="23"/>
          </w:rPr>
          <w:delText>,” so w</w:delText>
        </w:r>
      </w:del>
      <w:ins w:id="150" w:author="Brett Bryan" w:date="2022-05-02T09:41:00Z">
        <w:r w:rsidR="001E6F88">
          <w:rPr>
            <w:rFonts w:eastAsia="Times New Roman" w:cstheme="minorHAnsi"/>
            <w:color w:val="2F5496" w:themeColor="accent1" w:themeShade="BF"/>
            <w:sz w:val="23"/>
            <w:szCs w:val="23"/>
          </w:rPr>
          <w:t>W</w:t>
        </w:r>
      </w:ins>
      <w:r w:rsidR="00E568D9">
        <w:rPr>
          <w:rFonts w:eastAsia="Times New Roman" w:cstheme="minorHAnsi"/>
          <w:color w:val="2F5496" w:themeColor="accent1" w:themeShade="BF"/>
          <w:sz w:val="23"/>
          <w:szCs w:val="23"/>
        </w:rPr>
        <w:t xml:space="preserve">e </w:t>
      </w:r>
      <w:ins w:id="151" w:author="Brett Bryan" w:date="2022-05-02T09:41:00Z">
        <w:r w:rsidR="001E6F88">
          <w:rPr>
            <w:rFonts w:eastAsia="Times New Roman" w:cstheme="minorHAnsi"/>
            <w:color w:val="2F5496" w:themeColor="accent1" w:themeShade="BF"/>
            <w:sz w:val="23"/>
            <w:szCs w:val="23"/>
          </w:rPr>
          <w:t xml:space="preserve">agree that </w:t>
        </w:r>
      </w:ins>
      <w:del w:id="152" w:author="Brett Bryan" w:date="2022-05-02T09:41:00Z">
        <w:r w:rsidR="00E568D9" w:rsidDel="001E6F88">
          <w:rPr>
            <w:rFonts w:eastAsia="Times New Roman" w:cstheme="minorHAnsi"/>
            <w:color w:val="2F5496" w:themeColor="accent1" w:themeShade="BF"/>
            <w:sz w:val="23"/>
            <w:szCs w:val="23"/>
          </w:rPr>
          <w:delText xml:space="preserve">deleted </w:delText>
        </w:r>
      </w:del>
      <w:r w:rsidR="00E568D9">
        <w:rPr>
          <w:rFonts w:eastAsia="Times New Roman" w:cstheme="minorHAnsi"/>
          <w:color w:val="2F5496" w:themeColor="accent1" w:themeShade="BF"/>
          <w:sz w:val="23"/>
          <w:szCs w:val="23"/>
        </w:rPr>
        <w:t>this figure</w:t>
      </w:r>
      <w:ins w:id="153" w:author="Brett Bryan" w:date="2022-05-02T09:41:00Z">
        <w:r w:rsidR="001E6F88">
          <w:rPr>
            <w:rFonts w:eastAsia="Times New Roman" w:cstheme="minorHAnsi"/>
            <w:color w:val="2F5496" w:themeColor="accent1" w:themeShade="BF"/>
            <w:sz w:val="23"/>
            <w:szCs w:val="23"/>
          </w:rPr>
          <w:t xml:space="preserve"> </w:t>
        </w:r>
      </w:ins>
      <w:ins w:id="154" w:author="Brett Bryan" w:date="2022-05-02T09:42:00Z">
        <w:r w:rsidR="001E6F88">
          <w:rPr>
            <w:rFonts w:eastAsia="Times New Roman" w:cstheme="minorHAnsi"/>
            <w:color w:val="2F5496" w:themeColor="accent1" w:themeShade="BF"/>
            <w:sz w:val="23"/>
            <w:szCs w:val="23"/>
          </w:rPr>
          <w:t xml:space="preserve">is probably extraneous and have </w:t>
        </w:r>
      </w:ins>
      <w:ins w:id="155" w:author="Brett Bryan" w:date="2022-05-02T09:41:00Z">
        <w:r w:rsidR="001E6F88">
          <w:rPr>
            <w:rFonts w:eastAsia="Times New Roman" w:cstheme="minorHAnsi"/>
            <w:color w:val="2F5496" w:themeColor="accent1" w:themeShade="BF"/>
            <w:sz w:val="23"/>
            <w:szCs w:val="23"/>
          </w:rPr>
          <w:t>deleted</w:t>
        </w:r>
      </w:ins>
      <w:ins w:id="156" w:author="Brett Bryan" w:date="2022-05-02T09:42:00Z">
        <w:r w:rsidR="001E6F88">
          <w:rPr>
            <w:rFonts w:eastAsia="Times New Roman" w:cstheme="minorHAnsi"/>
            <w:color w:val="2F5496" w:themeColor="accent1" w:themeShade="BF"/>
            <w:sz w:val="23"/>
            <w:szCs w:val="23"/>
          </w:rPr>
          <w:t xml:space="preserve"> it in the revision</w:t>
        </w:r>
      </w:ins>
      <w:r w:rsidR="00E568D9">
        <w:rPr>
          <w:rFonts w:eastAsia="Times New Roman" w:cstheme="minorHAnsi"/>
          <w:color w:val="2F5496" w:themeColor="accent1" w:themeShade="BF"/>
          <w:sz w:val="23"/>
          <w:szCs w:val="23"/>
        </w:rPr>
        <w:t>.</w:t>
      </w:r>
      <w:commentRangeEnd w:id="148"/>
      <w:r w:rsidR="001E6F88">
        <w:rPr>
          <w:rStyle w:val="CommentReference"/>
        </w:rPr>
        <w:commentReference w:id="148"/>
      </w:r>
    </w:p>
    <w:p w14:paraId="0D1B4FAA" w14:textId="677D047E"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Line 310-312: Is </w:t>
      </w:r>
      <w:proofErr w:type="spellStart"/>
      <w:r w:rsidRPr="00A278CF">
        <w:rPr>
          <w:rFonts w:eastAsia="Times New Roman" w:cstheme="minorHAnsi"/>
          <w:sz w:val="23"/>
          <w:szCs w:val="23"/>
        </w:rPr>
        <w:t>SuiXian</w:t>
      </w:r>
      <w:proofErr w:type="spellEnd"/>
      <w:r w:rsidRPr="00A278CF">
        <w:rPr>
          <w:rFonts w:eastAsia="Times New Roman" w:cstheme="minorHAnsi"/>
          <w:sz w:val="23"/>
          <w:szCs w:val="23"/>
        </w:rPr>
        <w:t xml:space="preserve"> a large town? What are those smaller villages which have the same phenomena - high transition potential?</w:t>
      </w:r>
    </w:p>
    <w:p w14:paraId="56B7B31A" w14:textId="1E1E368C" w:rsidR="00B511E4" w:rsidRDefault="00B511E4"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lastRenderedPageBreak/>
        <w:t xml:space="preserve">There are several small towns, including </w:t>
      </w:r>
      <w:proofErr w:type="spellStart"/>
      <w:r>
        <w:rPr>
          <w:rFonts w:eastAsia="Times New Roman" w:cstheme="minorHAnsi"/>
          <w:color w:val="2F5496" w:themeColor="accent1" w:themeShade="BF"/>
          <w:sz w:val="23"/>
          <w:szCs w:val="23"/>
        </w:rPr>
        <w:t>SuiXian</w:t>
      </w:r>
      <w:proofErr w:type="spellEnd"/>
      <w:r>
        <w:rPr>
          <w:rFonts w:eastAsia="Times New Roman" w:cstheme="minorHAnsi"/>
          <w:color w:val="2F5496" w:themeColor="accent1" w:themeShade="BF"/>
          <w:sz w:val="23"/>
          <w:szCs w:val="23"/>
        </w:rPr>
        <w:t xml:space="preserve">, </w:t>
      </w:r>
      <w:del w:id="157" w:author="Brett Bryan" w:date="2022-05-02T09:42:00Z">
        <w:r w:rsidR="00C43476" w:rsidDel="00F54633">
          <w:rPr>
            <w:rFonts w:eastAsia="Times New Roman" w:cstheme="minorHAnsi"/>
            <w:color w:val="2F5496" w:themeColor="accent1" w:themeShade="BF"/>
            <w:sz w:val="23"/>
            <w:szCs w:val="23"/>
          </w:rPr>
          <w:delText xml:space="preserve">been </w:delText>
        </w:r>
      </w:del>
      <w:ins w:id="158" w:author="Brett Bryan" w:date="2022-05-02T09:42:00Z">
        <w:r w:rsidR="00F54633">
          <w:rPr>
            <w:rFonts w:eastAsia="Times New Roman" w:cstheme="minorHAnsi"/>
            <w:color w:val="2F5496" w:themeColor="accent1" w:themeShade="BF"/>
            <w:sz w:val="23"/>
            <w:szCs w:val="23"/>
          </w:rPr>
          <w:t>whic</w:t>
        </w:r>
      </w:ins>
      <w:ins w:id="159" w:author="Brett Bryan" w:date="2022-05-02T09:43:00Z">
        <w:r w:rsidR="00F54633">
          <w:rPr>
            <w:rFonts w:eastAsia="Times New Roman" w:cstheme="minorHAnsi"/>
            <w:color w:val="2F5496" w:themeColor="accent1" w:themeShade="BF"/>
            <w:sz w:val="23"/>
            <w:szCs w:val="23"/>
          </w:rPr>
          <w:t xml:space="preserve">h have been selected </w:t>
        </w:r>
      </w:ins>
      <w:ins w:id="160" w:author="Brett Bryan" w:date="2022-05-02T09:42:00Z">
        <w:r w:rsidR="00F54633">
          <w:rPr>
            <w:rFonts w:eastAsia="Times New Roman" w:cstheme="minorHAnsi"/>
            <w:color w:val="2F5496" w:themeColor="accent1" w:themeShade="BF"/>
            <w:sz w:val="23"/>
            <w:szCs w:val="23"/>
          </w:rPr>
          <w:t xml:space="preserve"> </w:t>
        </w:r>
      </w:ins>
      <w:del w:id="161" w:author="Brett Bryan" w:date="2022-05-02T09:43:00Z">
        <w:r w:rsidR="00C43476" w:rsidDel="00F54633">
          <w:rPr>
            <w:rFonts w:eastAsia="Times New Roman" w:cstheme="minorHAnsi"/>
            <w:color w:val="2F5496" w:themeColor="accent1" w:themeShade="BF"/>
            <w:sz w:val="23"/>
            <w:szCs w:val="23"/>
          </w:rPr>
          <w:delText>zoomed</w:delText>
        </w:r>
        <w:r w:rsidDel="00F54633">
          <w:rPr>
            <w:rFonts w:eastAsia="Times New Roman" w:cstheme="minorHAnsi"/>
            <w:color w:val="2F5496" w:themeColor="accent1" w:themeShade="BF"/>
            <w:sz w:val="23"/>
            <w:szCs w:val="23"/>
          </w:rPr>
          <w:delText xml:space="preserve"> </w:delText>
        </w:r>
        <w:r w:rsidR="00C43476" w:rsidDel="00F54633">
          <w:rPr>
            <w:rFonts w:eastAsia="Times New Roman" w:cstheme="minorHAnsi"/>
            <w:color w:val="2F5496" w:themeColor="accent1" w:themeShade="BF"/>
            <w:sz w:val="23"/>
            <w:szCs w:val="23"/>
          </w:rPr>
          <w:delText xml:space="preserve">into </w:delText>
        </w:r>
      </w:del>
      <w:ins w:id="162" w:author="Brett Bryan" w:date="2022-05-02T09:43:00Z">
        <w:r w:rsidR="00F54633">
          <w:rPr>
            <w:rFonts w:eastAsia="Times New Roman" w:cstheme="minorHAnsi"/>
            <w:color w:val="2F5496" w:themeColor="accent1" w:themeShade="BF"/>
            <w:sz w:val="23"/>
            <w:szCs w:val="23"/>
          </w:rPr>
          <w:t xml:space="preserve">to illustrate </w:t>
        </w:r>
      </w:ins>
      <w:del w:id="163" w:author="Brett Bryan" w:date="2022-05-02T09:43:00Z">
        <w:r w:rsidDel="00F54633">
          <w:rPr>
            <w:rFonts w:eastAsia="Times New Roman" w:cstheme="minorHAnsi"/>
            <w:color w:val="2F5496" w:themeColor="accent1" w:themeShade="BF"/>
            <w:sz w:val="23"/>
            <w:szCs w:val="23"/>
          </w:rPr>
          <w:delText>as</w:delText>
        </w:r>
        <w:r w:rsidR="008E6E8E" w:rsidDel="00F54633">
          <w:rPr>
            <w:rFonts w:eastAsia="Times New Roman" w:cstheme="minorHAnsi"/>
            <w:color w:val="2F5496" w:themeColor="accent1" w:themeShade="BF"/>
            <w:sz w:val="23"/>
            <w:szCs w:val="23"/>
          </w:rPr>
          <w:delText xml:space="preserve"> </w:delText>
        </w:r>
        <w:r w:rsidDel="00F54633">
          <w:rPr>
            <w:rFonts w:eastAsia="Times New Roman" w:cstheme="minorHAnsi"/>
            <w:color w:val="2F5496" w:themeColor="accent1" w:themeShade="BF"/>
            <w:sz w:val="23"/>
            <w:szCs w:val="23"/>
          </w:rPr>
          <w:delText>snapshot</w:delText>
        </w:r>
        <w:r w:rsidR="008E6E8E" w:rsidDel="00F54633">
          <w:rPr>
            <w:rFonts w:eastAsia="Times New Roman" w:cstheme="minorHAnsi"/>
            <w:color w:val="2F5496" w:themeColor="accent1" w:themeShade="BF"/>
            <w:sz w:val="23"/>
            <w:szCs w:val="23"/>
          </w:rPr>
          <w:delText>s</w:delText>
        </w:r>
        <w:r w:rsidDel="00F54633">
          <w:rPr>
            <w:rFonts w:eastAsia="Times New Roman" w:cstheme="minorHAnsi"/>
            <w:color w:val="2F5496" w:themeColor="accent1" w:themeShade="BF"/>
            <w:sz w:val="23"/>
            <w:szCs w:val="23"/>
          </w:rPr>
          <w:delText xml:space="preserve"> of </w:delText>
        </w:r>
      </w:del>
      <w:r>
        <w:rPr>
          <w:rFonts w:eastAsia="Times New Roman" w:cstheme="minorHAnsi"/>
          <w:color w:val="2F5496" w:themeColor="accent1" w:themeShade="BF"/>
          <w:sz w:val="23"/>
          <w:szCs w:val="23"/>
        </w:rPr>
        <w:t>transition potential</w:t>
      </w:r>
      <w:del w:id="164" w:author="Brett Bryan" w:date="2022-05-02T09:43:00Z">
        <w:r w:rsidDel="00F54633">
          <w:rPr>
            <w:rFonts w:eastAsia="Times New Roman" w:cstheme="minorHAnsi"/>
            <w:color w:val="2F5496" w:themeColor="accent1" w:themeShade="BF"/>
            <w:sz w:val="23"/>
            <w:szCs w:val="23"/>
          </w:rPr>
          <w:delText xml:space="preserve"> maps</w:delText>
        </w:r>
      </w:del>
      <w:ins w:id="165" w:author="Brett Bryan" w:date="2022-05-02T09:43:00Z">
        <w:r w:rsidR="008C603F">
          <w:rPr>
            <w:rFonts w:eastAsia="Times New Roman" w:cstheme="minorHAnsi"/>
            <w:color w:val="2F5496" w:themeColor="accent1" w:themeShade="BF"/>
            <w:sz w:val="23"/>
            <w:szCs w:val="23"/>
          </w:rPr>
          <w:t xml:space="preserve"> calculated by U-Net</w:t>
        </w:r>
      </w:ins>
      <w:r>
        <w:rPr>
          <w:rFonts w:eastAsia="Times New Roman" w:cstheme="minorHAnsi"/>
          <w:color w:val="2F5496" w:themeColor="accent1" w:themeShade="BF"/>
          <w:sz w:val="23"/>
          <w:szCs w:val="23"/>
        </w:rPr>
        <w:t xml:space="preserve">. The </w:t>
      </w:r>
      <w:del w:id="166" w:author="Brett Bryan" w:date="2022-05-02T09:43:00Z">
        <w:r w:rsidDel="008C603F">
          <w:rPr>
            <w:rFonts w:eastAsia="Times New Roman" w:cstheme="minorHAnsi"/>
            <w:color w:val="2F5496" w:themeColor="accent1" w:themeShade="BF"/>
            <w:sz w:val="23"/>
            <w:szCs w:val="23"/>
          </w:rPr>
          <w:delText xml:space="preserve">visually </w:delText>
        </w:r>
      </w:del>
      <w:r>
        <w:rPr>
          <w:rFonts w:eastAsia="Times New Roman" w:cstheme="minorHAnsi"/>
          <w:color w:val="2F5496" w:themeColor="accent1" w:themeShade="BF"/>
          <w:sz w:val="23"/>
          <w:szCs w:val="23"/>
        </w:rPr>
        <w:t>high transition potential</w:t>
      </w:r>
      <w:r w:rsidR="00B27401">
        <w:rPr>
          <w:rFonts w:eastAsia="Times New Roman" w:cstheme="minorHAnsi"/>
          <w:color w:val="2F5496" w:themeColor="accent1" w:themeShade="BF"/>
          <w:sz w:val="23"/>
          <w:szCs w:val="23"/>
        </w:rPr>
        <w:t xml:space="preserve"> effects </w:t>
      </w:r>
      <w:r w:rsidR="00217DF3">
        <w:rPr>
          <w:rFonts w:eastAsia="Times New Roman" w:cstheme="minorHAnsi"/>
          <w:color w:val="2F5496" w:themeColor="accent1" w:themeShade="BF"/>
          <w:sz w:val="23"/>
          <w:szCs w:val="23"/>
        </w:rPr>
        <w:t>are</w:t>
      </w:r>
      <w:r w:rsidR="00B27401">
        <w:rPr>
          <w:rFonts w:eastAsia="Times New Roman" w:cstheme="minorHAnsi"/>
          <w:color w:val="2F5496" w:themeColor="accent1" w:themeShade="BF"/>
          <w:sz w:val="23"/>
          <w:szCs w:val="23"/>
        </w:rPr>
        <w:t xml:space="preserve"> because of a “standard deviation” stretch </w:t>
      </w:r>
      <w:r w:rsidR="00683F02">
        <w:rPr>
          <w:rFonts w:eastAsia="Times New Roman" w:cstheme="minorHAnsi"/>
          <w:color w:val="2F5496" w:themeColor="accent1" w:themeShade="BF"/>
          <w:sz w:val="23"/>
          <w:szCs w:val="23"/>
        </w:rPr>
        <w:t>method be</w:t>
      </w:r>
      <w:r w:rsidR="008E6E8E">
        <w:rPr>
          <w:rFonts w:eastAsia="Times New Roman" w:cstheme="minorHAnsi"/>
          <w:color w:val="2F5496" w:themeColor="accent1" w:themeShade="BF"/>
          <w:sz w:val="23"/>
          <w:szCs w:val="23"/>
        </w:rPr>
        <w:t>ing</w:t>
      </w:r>
      <w:r w:rsidR="00683F02">
        <w:rPr>
          <w:rFonts w:eastAsia="Times New Roman" w:cstheme="minorHAnsi"/>
          <w:color w:val="2F5496" w:themeColor="accent1" w:themeShade="BF"/>
          <w:sz w:val="23"/>
          <w:szCs w:val="23"/>
        </w:rPr>
        <w:t xml:space="preserve"> applied to the map. </w:t>
      </w:r>
      <w:r w:rsidR="00217DF3">
        <w:rPr>
          <w:rFonts w:eastAsia="Times New Roman" w:cstheme="minorHAnsi"/>
          <w:color w:val="2F5496" w:themeColor="accent1" w:themeShade="BF"/>
          <w:sz w:val="23"/>
          <w:szCs w:val="23"/>
        </w:rPr>
        <w:t>Otherwise,</w:t>
      </w:r>
      <w:r w:rsidR="00683F02">
        <w:rPr>
          <w:rFonts w:eastAsia="Times New Roman" w:cstheme="minorHAnsi"/>
          <w:color w:val="2F5496" w:themeColor="accent1" w:themeShade="BF"/>
          <w:sz w:val="23"/>
          <w:szCs w:val="23"/>
        </w:rPr>
        <w:t xml:space="preserve"> there will be only very thin </w:t>
      </w:r>
      <w:r w:rsidR="002703E9">
        <w:rPr>
          <w:rFonts w:eastAsia="Times New Roman" w:cstheme="minorHAnsi"/>
          <w:color w:val="2F5496" w:themeColor="accent1" w:themeShade="BF"/>
          <w:sz w:val="23"/>
          <w:szCs w:val="23"/>
        </w:rPr>
        <w:t xml:space="preserve">peripheral areas </w:t>
      </w:r>
      <w:r w:rsidR="00063569">
        <w:rPr>
          <w:rFonts w:eastAsia="Times New Roman" w:cstheme="minorHAnsi"/>
          <w:color w:val="2F5496" w:themeColor="accent1" w:themeShade="BF"/>
          <w:sz w:val="23"/>
          <w:szCs w:val="23"/>
        </w:rPr>
        <w:t>indicated as high transition potential.</w:t>
      </w:r>
    </w:p>
    <w:p w14:paraId="3D874FE8" w14:textId="4F595C05" w:rsidR="00217DF3" w:rsidRDefault="00CF1165" w:rsidP="00DE3B54">
      <w:pPr>
        <w:spacing w:before="240" w:line="276" w:lineRule="auto"/>
        <w:ind w:left="567"/>
        <w:rPr>
          <w:rFonts w:eastAsia="Times New Roman" w:cstheme="minorHAnsi"/>
          <w:sz w:val="23"/>
          <w:szCs w:val="23"/>
        </w:rPr>
      </w:pPr>
      <w:commentRangeStart w:id="167"/>
      <w:r>
        <w:rPr>
          <w:noProof/>
        </w:rPr>
        <w:drawing>
          <wp:inline distT="0" distB="0" distL="0" distR="0" wp14:anchorId="322C0342" wp14:editId="0AE46B45">
            <wp:extent cx="5231080" cy="2212916"/>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9249" cy="2216372"/>
                    </a:xfrm>
                    <a:prstGeom prst="rect">
                      <a:avLst/>
                    </a:prstGeom>
                  </pic:spPr>
                </pic:pic>
              </a:graphicData>
            </a:graphic>
          </wp:inline>
        </w:drawing>
      </w:r>
      <w:commentRangeEnd w:id="167"/>
      <w:r w:rsidR="00544C70">
        <w:rPr>
          <w:rStyle w:val="CommentReference"/>
        </w:rPr>
        <w:commentReference w:id="167"/>
      </w:r>
    </w:p>
    <w:p w14:paraId="42223F7F" w14:textId="4B155FE1" w:rsidR="00B511E4" w:rsidRPr="00A278CF" w:rsidRDefault="00311D72" w:rsidP="00DE3B54">
      <w:pPr>
        <w:spacing w:before="240" w:line="276" w:lineRule="auto"/>
        <w:ind w:left="567"/>
        <w:rPr>
          <w:rFonts w:eastAsia="Times New Roman" w:cstheme="minorHAnsi"/>
          <w:sz w:val="23"/>
          <w:szCs w:val="23"/>
        </w:rPr>
      </w:pPr>
      <w:r w:rsidRPr="007917C1">
        <w:rPr>
          <w:rFonts w:eastAsia="Times New Roman" w:cstheme="minorHAnsi"/>
          <w:color w:val="2F5496" w:themeColor="accent1" w:themeShade="BF"/>
          <w:sz w:val="23"/>
          <w:szCs w:val="23"/>
        </w:rPr>
        <w:t xml:space="preserve">To clarify the visual effects of </w:t>
      </w:r>
      <w:r w:rsidR="008E6E8E">
        <w:rPr>
          <w:rFonts w:eastAsia="Times New Roman" w:cstheme="minorHAnsi"/>
          <w:color w:val="2F5496" w:themeColor="accent1" w:themeShade="BF"/>
          <w:sz w:val="23"/>
          <w:szCs w:val="23"/>
        </w:rPr>
        <w:t xml:space="preserve">the </w:t>
      </w:r>
      <w:r w:rsidRPr="007917C1">
        <w:rPr>
          <w:rFonts w:eastAsia="Times New Roman" w:cstheme="minorHAnsi"/>
          <w:color w:val="2F5496" w:themeColor="accent1" w:themeShade="BF"/>
          <w:sz w:val="23"/>
          <w:szCs w:val="23"/>
        </w:rPr>
        <w:t xml:space="preserve">transition potential map, we added the stretch method and parameter to </w:t>
      </w:r>
      <w:r w:rsidR="008E6E8E">
        <w:rPr>
          <w:rFonts w:eastAsia="Times New Roman" w:cstheme="minorHAnsi"/>
          <w:color w:val="2F5496" w:themeColor="accent1" w:themeShade="BF"/>
          <w:sz w:val="23"/>
          <w:szCs w:val="23"/>
        </w:rPr>
        <w:t xml:space="preserve">the </w:t>
      </w:r>
      <w:r w:rsidR="007917C1" w:rsidRPr="007917C1">
        <w:rPr>
          <w:rFonts w:eastAsia="Times New Roman" w:cstheme="minorHAnsi"/>
          <w:color w:val="2F5496" w:themeColor="accent1" w:themeShade="BF"/>
          <w:sz w:val="23"/>
          <w:szCs w:val="23"/>
        </w:rPr>
        <w:t>figure note</w:t>
      </w:r>
      <w:proofErr w:type="gramStart"/>
      <w:r w:rsidR="00FF2309">
        <w:rPr>
          <w:rFonts w:eastAsia="Times New Roman" w:cstheme="minorHAnsi"/>
          <w:color w:val="2F5496" w:themeColor="accent1" w:themeShade="BF"/>
          <w:sz w:val="23"/>
          <w:szCs w:val="23"/>
        </w:rPr>
        <w:t>:  “</w:t>
      </w:r>
      <w:proofErr w:type="gramEnd"/>
      <w:r w:rsidR="00FF2309">
        <w:rPr>
          <w:rFonts w:eastAsia="Times New Roman" w:cstheme="minorHAnsi"/>
          <w:color w:val="2F5496" w:themeColor="accent1" w:themeShade="BF"/>
          <w:sz w:val="23"/>
          <w:szCs w:val="23"/>
        </w:rPr>
        <w:t>The</w:t>
      </w:r>
      <w:r w:rsidR="0067640D" w:rsidRPr="0067640D">
        <w:rPr>
          <w:rFonts w:eastAsia="Times New Roman" w:cstheme="minorHAnsi"/>
          <w:color w:val="2F5496" w:themeColor="accent1" w:themeShade="BF"/>
          <w:sz w:val="23"/>
          <w:szCs w:val="23"/>
        </w:rPr>
        <w:t xml:space="preserve"> transition potential values were stretched by two standard deviations to better show the learned patterns of U-Net.</w:t>
      </w:r>
      <w:r w:rsidR="0067640D">
        <w:rPr>
          <w:rFonts w:eastAsia="Times New Roman" w:cstheme="minorHAnsi"/>
          <w:color w:val="2F5496" w:themeColor="accent1" w:themeShade="BF"/>
          <w:sz w:val="23"/>
          <w:szCs w:val="23"/>
        </w:rPr>
        <w:t>”</w:t>
      </w:r>
    </w:p>
    <w:p w14:paraId="6BCBE121"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Figure 10 - do you really need this large map while showing the details as small snapshots?</w:t>
      </w:r>
    </w:p>
    <w:p w14:paraId="0788ADEC" w14:textId="58A5332A"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Figure 11 - do you really need this large map while showing the details as small snapshots?</w:t>
      </w:r>
    </w:p>
    <w:p w14:paraId="61F17DAA" w14:textId="3632AD33" w:rsidR="00AB1D25" w:rsidRDefault="00AB1D25"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We do need </w:t>
      </w:r>
      <w:r w:rsidR="00513B81">
        <w:rPr>
          <w:rFonts w:eastAsia="Times New Roman" w:cstheme="minorHAnsi"/>
          <w:color w:val="2F5496" w:themeColor="accent1" w:themeShade="BF"/>
          <w:sz w:val="23"/>
          <w:szCs w:val="23"/>
        </w:rPr>
        <w:t xml:space="preserve">these two figures to demonstrate that U-Net had learned </w:t>
      </w:r>
      <w:r w:rsidR="005441E8">
        <w:rPr>
          <w:rFonts w:eastAsia="Times New Roman" w:cstheme="minorHAnsi"/>
          <w:color w:val="2F5496" w:themeColor="accent1" w:themeShade="BF"/>
          <w:sz w:val="23"/>
          <w:szCs w:val="23"/>
        </w:rPr>
        <w:t>the</w:t>
      </w:r>
      <w:r w:rsidR="00BE3DC9">
        <w:rPr>
          <w:rFonts w:eastAsia="Times New Roman" w:cstheme="minorHAnsi"/>
          <w:color w:val="2F5496" w:themeColor="accent1" w:themeShade="BF"/>
          <w:sz w:val="23"/>
          <w:szCs w:val="23"/>
        </w:rPr>
        <w:t xml:space="preserve"> “gravity, neighborhood, and linear effects” in urban development</w:t>
      </w:r>
      <w:ins w:id="168" w:author="Brett Bryan" w:date="2022-05-02T09:53:00Z">
        <w:r w:rsidR="00FC6AA9">
          <w:rPr>
            <w:rFonts w:eastAsia="Times New Roman" w:cstheme="minorHAnsi"/>
            <w:color w:val="2F5496" w:themeColor="accent1" w:themeShade="BF"/>
            <w:sz w:val="23"/>
            <w:szCs w:val="23"/>
          </w:rPr>
          <w:t xml:space="preserve"> via visual inspection</w:t>
        </w:r>
      </w:ins>
      <w:r w:rsidR="00BE3DC9">
        <w:rPr>
          <w:rFonts w:eastAsia="Times New Roman" w:cstheme="minorHAnsi"/>
          <w:color w:val="2F5496" w:themeColor="accent1" w:themeShade="BF"/>
          <w:sz w:val="23"/>
          <w:szCs w:val="23"/>
        </w:rPr>
        <w:t xml:space="preserve">. </w:t>
      </w:r>
      <w:r w:rsidR="00BD22EC">
        <w:rPr>
          <w:rFonts w:eastAsia="Times New Roman" w:cstheme="minorHAnsi"/>
          <w:color w:val="2F5496" w:themeColor="accent1" w:themeShade="BF"/>
          <w:sz w:val="23"/>
          <w:szCs w:val="23"/>
        </w:rPr>
        <w:t>We chose to keep the large map</w:t>
      </w:r>
      <w:r w:rsidR="00423842">
        <w:rPr>
          <w:rFonts w:eastAsia="Times New Roman" w:cstheme="minorHAnsi"/>
          <w:color w:val="2F5496" w:themeColor="accent1" w:themeShade="BF"/>
          <w:sz w:val="23"/>
          <w:szCs w:val="23"/>
        </w:rPr>
        <w:t xml:space="preserve"> </w:t>
      </w:r>
      <w:r w:rsidR="001A69FA">
        <w:rPr>
          <w:rFonts w:eastAsia="Times New Roman" w:cstheme="minorHAnsi"/>
          <w:color w:val="2F5496" w:themeColor="accent1" w:themeShade="BF"/>
          <w:sz w:val="23"/>
          <w:szCs w:val="23"/>
        </w:rPr>
        <w:t>as well as</w:t>
      </w:r>
      <w:r w:rsidR="00423842">
        <w:rPr>
          <w:rFonts w:eastAsia="Times New Roman" w:cstheme="minorHAnsi"/>
          <w:color w:val="2F5496" w:themeColor="accent1" w:themeShade="BF"/>
          <w:sz w:val="23"/>
          <w:szCs w:val="23"/>
        </w:rPr>
        <w:t xml:space="preserve"> show the detail</w:t>
      </w:r>
      <w:r w:rsidR="001A69FA">
        <w:rPr>
          <w:rFonts w:eastAsia="Times New Roman" w:cstheme="minorHAnsi"/>
          <w:color w:val="2F5496" w:themeColor="accent1" w:themeShade="BF"/>
          <w:sz w:val="23"/>
          <w:szCs w:val="23"/>
        </w:rPr>
        <w:t>ed</w:t>
      </w:r>
      <w:r w:rsidR="00423842">
        <w:rPr>
          <w:rFonts w:eastAsia="Times New Roman" w:cstheme="minorHAnsi"/>
          <w:color w:val="2F5496" w:themeColor="accent1" w:themeShade="BF"/>
          <w:sz w:val="23"/>
          <w:szCs w:val="23"/>
        </w:rPr>
        <w:t xml:space="preserve"> </w:t>
      </w:r>
      <w:del w:id="169" w:author="Brett Bryan" w:date="2022-05-02T09:54:00Z">
        <w:r w:rsidR="00423842" w:rsidDel="00F47A00">
          <w:rPr>
            <w:rFonts w:eastAsia="Times New Roman" w:cstheme="minorHAnsi"/>
            <w:color w:val="2F5496" w:themeColor="accent1" w:themeShade="BF"/>
            <w:sz w:val="23"/>
            <w:szCs w:val="23"/>
          </w:rPr>
          <w:delText xml:space="preserve">small </w:delText>
        </w:r>
      </w:del>
      <w:r w:rsidR="00423842">
        <w:rPr>
          <w:rFonts w:eastAsia="Times New Roman" w:cstheme="minorHAnsi"/>
          <w:color w:val="2F5496" w:themeColor="accent1" w:themeShade="BF"/>
          <w:sz w:val="23"/>
          <w:szCs w:val="23"/>
        </w:rPr>
        <w:t xml:space="preserve">inset maps </w:t>
      </w:r>
      <w:del w:id="170" w:author="Brett Bryan" w:date="2022-05-02T09:54:00Z">
        <w:r w:rsidR="00423842" w:rsidDel="006063C9">
          <w:rPr>
            <w:rFonts w:eastAsia="Times New Roman" w:cstheme="minorHAnsi"/>
            <w:color w:val="2F5496" w:themeColor="accent1" w:themeShade="BF"/>
            <w:sz w:val="23"/>
            <w:szCs w:val="23"/>
          </w:rPr>
          <w:delText xml:space="preserve">for two reasons: </w:delText>
        </w:r>
        <w:r w:rsidR="00423842" w:rsidDel="00F47A00">
          <w:rPr>
            <w:rFonts w:eastAsia="Times New Roman" w:cstheme="minorHAnsi"/>
            <w:color w:val="2F5496" w:themeColor="accent1" w:themeShade="BF"/>
            <w:sz w:val="23"/>
            <w:szCs w:val="23"/>
          </w:rPr>
          <w:delText>o</w:delText>
        </w:r>
        <w:r w:rsidR="00DA5384" w:rsidDel="00F47A00">
          <w:rPr>
            <w:rFonts w:eastAsia="Times New Roman" w:cstheme="minorHAnsi"/>
            <w:color w:val="2F5496" w:themeColor="accent1" w:themeShade="BF"/>
            <w:sz w:val="23"/>
            <w:szCs w:val="23"/>
          </w:rPr>
          <w:delText xml:space="preserve">ne reason is </w:delText>
        </w:r>
      </w:del>
      <w:r w:rsidR="00DA5384">
        <w:rPr>
          <w:rFonts w:eastAsia="Times New Roman" w:cstheme="minorHAnsi"/>
          <w:color w:val="2F5496" w:themeColor="accent1" w:themeShade="BF"/>
          <w:sz w:val="23"/>
          <w:szCs w:val="23"/>
        </w:rPr>
        <w:t xml:space="preserve">to </w:t>
      </w:r>
      <w:r w:rsidR="00181E2F">
        <w:rPr>
          <w:rFonts w:eastAsia="Times New Roman" w:cstheme="minorHAnsi"/>
          <w:color w:val="2F5496" w:themeColor="accent1" w:themeShade="BF"/>
          <w:sz w:val="23"/>
          <w:szCs w:val="23"/>
        </w:rPr>
        <w:t xml:space="preserve">give readers the overall </w:t>
      </w:r>
      <w:del w:id="171" w:author="Brett Bryan" w:date="2022-05-02T09:55:00Z">
        <w:r w:rsidR="00181E2F" w:rsidDel="006063C9">
          <w:rPr>
            <w:rFonts w:eastAsia="Times New Roman" w:cstheme="minorHAnsi"/>
            <w:color w:val="2F5496" w:themeColor="accent1" w:themeShade="BF"/>
            <w:sz w:val="23"/>
            <w:szCs w:val="23"/>
          </w:rPr>
          <w:delText xml:space="preserve">impression </w:delText>
        </w:r>
      </w:del>
      <w:ins w:id="172" w:author="Brett Bryan" w:date="2022-05-02T09:55:00Z">
        <w:r w:rsidR="006063C9">
          <w:rPr>
            <w:rFonts w:eastAsia="Times New Roman" w:cstheme="minorHAnsi"/>
            <w:color w:val="2F5496" w:themeColor="accent1" w:themeShade="BF"/>
            <w:sz w:val="23"/>
            <w:szCs w:val="23"/>
          </w:rPr>
          <w:t xml:space="preserve">view </w:t>
        </w:r>
      </w:ins>
      <w:r w:rsidR="00181E2F">
        <w:rPr>
          <w:rFonts w:eastAsia="Times New Roman" w:cstheme="minorHAnsi"/>
          <w:color w:val="2F5496" w:themeColor="accent1" w:themeShade="BF"/>
          <w:sz w:val="23"/>
          <w:szCs w:val="23"/>
        </w:rPr>
        <w:t xml:space="preserve">of the whole </w:t>
      </w:r>
      <w:del w:id="173" w:author="Brett Bryan" w:date="2022-05-02T09:54:00Z">
        <w:r w:rsidR="00181E2F" w:rsidDel="006063C9">
          <w:rPr>
            <w:rFonts w:eastAsia="Times New Roman" w:cstheme="minorHAnsi"/>
            <w:color w:val="2F5496" w:themeColor="accent1" w:themeShade="BF"/>
            <w:sz w:val="23"/>
            <w:szCs w:val="23"/>
          </w:rPr>
          <w:delText xml:space="preserve">research </w:delText>
        </w:r>
      </w:del>
      <w:ins w:id="174" w:author="Brett Bryan" w:date="2022-05-02T09:54:00Z">
        <w:r w:rsidR="006063C9">
          <w:rPr>
            <w:rFonts w:eastAsia="Times New Roman" w:cstheme="minorHAnsi"/>
            <w:color w:val="2F5496" w:themeColor="accent1" w:themeShade="BF"/>
            <w:sz w:val="23"/>
            <w:szCs w:val="23"/>
          </w:rPr>
          <w:t xml:space="preserve">study </w:t>
        </w:r>
      </w:ins>
      <w:r w:rsidR="00181E2F">
        <w:rPr>
          <w:rFonts w:eastAsia="Times New Roman" w:cstheme="minorHAnsi"/>
          <w:color w:val="2F5496" w:themeColor="accent1" w:themeShade="BF"/>
          <w:sz w:val="23"/>
          <w:szCs w:val="23"/>
        </w:rPr>
        <w:t>area</w:t>
      </w:r>
      <w:r w:rsidR="00513B81">
        <w:rPr>
          <w:rFonts w:eastAsia="Times New Roman" w:cstheme="minorHAnsi"/>
          <w:color w:val="2F5496" w:themeColor="accent1" w:themeShade="BF"/>
          <w:sz w:val="23"/>
          <w:szCs w:val="23"/>
        </w:rPr>
        <w:t xml:space="preserve"> </w:t>
      </w:r>
      <w:r w:rsidR="00181E2F">
        <w:rPr>
          <w:rFonts w:eastAsia="Times New Roman" w:cstheme="minorHAnsi"/>
          <w:color w:val="2F5496" w:themeColor="accent1" w:themeShade="BF"/>
          <w:sz w:val="23"/>
          <w:szCs w:val="23"/>
        </w:rPr>
        <w:t>on how U-Net performe</w:t>
      </w:r>
      <w:r w:rsidR="00AC69EC">
        <w:rPr>
          <w:rFonts w:eastAsia="Times New Roman" w:cstheme="minorHAnsi"/>
          <w:color w:val="2F5496" w:themeColor="accent1" w:themeShade="BF"/>
          <w:sz w:val="23"/>
          <w:szCs w:val="23"/>
        </w:rPr>
        <w:t>d</w:t>
      </w:r>
      <w:ins w:id="175" w:author="Brett Bryan" w:date="2022-05-02T09:55:00Z">
        <w:r w:rsidR="006063C9">
          <w:rPr>
            <w:rFonts w:eastAsia="Times New Roman" w:cstheme="minorHAnsi"/>
            <w:color w:val="2F5496" w:themeColor="accent1" w:themeShade="BF"/>
            <w:sz w:val="23"/>
            <w:szCs w:val="23"/>
          </w:rPr>
          <w:t xml:space="preserve"> and the degree of urban expansion</w:t>
        </w:r>
      </w:ins>
      <w:r w:rsidR="00D918F9">
        <w:rPr>
          <w:rFonts w:eastAsia="Times New Roman" w:cstheme="minorHAnsi"/>
          <w:color w:val="2F5496" w:themeColor="accent1" w:themeShade="BF"/>
          <w:sz w:val="23"/>
          <w:szCs w:val="23"/>
        </w:rPr>
        <w:t xml:space="preserve">. </w:t>
      </w:r>
      <w:del w:id="176" w:author="Brett Bryan" w:date="2022-05-02T09:55:00Z">
        <w:r w:rsidR="00D918F9" w:rsidDel="006063C9">
          <w:rPr>
            <w:rFonts w:eastAsia="Times New Roman" w:cstheme="minorHAnsi"/>
            <w:color w:val="2F5496" w:themeColor="accent1" w:themeShade="BF"/>
            <w:sz w:val="23"/>
            <w:szCs w:val="23"/>
          </w:rPr>
          <w:delText xml:space="preserve">The other reason is that </w:delText>
        </w:r>
      </w:del>
      <w:ins w:id="177" w:author="Brett Bryan" w:date="2022-05-02T09:55:00Z">
        <w:r w:rsidR="006063C9">
          <w:rPr>
            <w:rFonts w:eastAsia="Times New Roman" w:cstheme="minorHAnsi"/>
            <w:color w:val="2F5496" w:themeColor="accent1" w:themeShade="BF"/>
            <w:sz w:val="23"/>
            <w:szCs w:val="23"/>
          </w:rPr>
          <w:t xml:space="preserve">Also, we found that </w:t>
        </w:r>
      </w:ins>
      <w:r w:rsidR="00D918F9">
        <w:rPr>
          <w:rFonts w:eastAsia="Times New Roman" w:cstheme="minorHAnsi"/>
          <w:color w:val="2F5496" w:themeColor="accent1" w:themeShade="BF"/>
          <w:sz w:val="23"/>
          <w:szCs w:val="23"/>
        </w:rPr>
        <w:t xml:space="preserve">eliminating the large map </w:t>
      </w:r>
      <w:del w:id="178" w:author="Brett Bryan" w:date="2022-05-02T09:55:00Z">
        <w:r w:rsidR="00D918F9" w:rsidDel="001775EE">
          <w:rPr>
            <w:rFonts w:eastAsia="Times New Roman" w:cstheme="minorHAnsi"/>
            <w:color w:val="2F5496" w:themeColor="accent1" w:themeShade="BF"/>
            <w:sz w:val="23"/>
            <w:szCs w:val="23"/>
          </w:rPr>
          <w:delText>lead</w:delText>
        </w:r>
        <w:r w:rsidR="00401B4B" w:rsidDel="001775EE">
          <w:rPr>
            <w:rFonts w:eastAsia="Times New Roman" w:cstheme="minorHAnsi"/>
            <w:color w:val="2F5496" w:themeColor="accent1" w:themeShade="BF"/>
            <w:sz w:val="23"/>
            <w:szCs w:val="23"/>
          </w:rPr>
          <w:delText>s</w:delText>
        </w:r>
        <w:r w:rsidR="00D918F9" w:rsidDel="001775EE">
          <w:rPr>
            <w:rFonts w:eastAsia="Times New Roman" w:cstheme="minorHAnsi"/>
            <w:color w:val="2F5496" w:themeColor="accent1" w:themeShade="BF"/>
            <w:sz w:val="23"/>
            <w:szCs w:val="23"/>
          </w:rPr>
          <w:delText xml:space="preserve"> to less</w:delText>
        </w:r>
        <w:r w:rsidR="00401B4B" w:rsidDel="001775EE">
          <w:rPr>
            <w:rFonts w:eastAsia="Times New Roman" w:cstheme="minorHAnsi"/>
            <w:color w:val="2F5496" w:themeColor="accent1" w:themeShade="BF"/>
            <w:sz w:val="23"/>
            <w:szCs w:val="23"/>
          </w:rPr>
          <w:delText xml:space="preserve"> aesthetic attractive designs</w:delText>
        </w:r>
        <w:r w:rsidR="008D0E38" w:rsidDel="001775EE">
          <w:rPr>
            <w:rFonts w:eastAsia="Times New Roman" w:cstheme="minorHAnsi"/>
            <w:color w:val="2F5496" w:themeColor="accent1" w:themeShade="BF"/>
            <w:sz w:val="23"/>
            <w:szCs w:val="23"/>
          </w:rPr>
          <w:delText xml:space="preserve"> and </w:delText>
        </w:r>
      </w:del>
      <w:r w:rsidR="008D0E38">
        <w:rPr>
          <w:rFonts w:eastAsia="Times New Roman" w:cstheme="minorHAnsi"/>
          <w:color w:val="2F5496" w:themeColor="accent1" w:themeShade="BF"/>
          <w:sz w:val="23"/>
          <w:szCs w:val="23"/>
        </w:rPr>
        <w:t xml:space="preserve">won’t </w:t>
      </w:r>
      <w:ins w:id="179" w:author="Brett Bryan" w:date="2022-05-02T09:55:00Z">
        <w:r w:rsidR="001775EE">
          <w:rPr>
            <w:rFonts w:eastAsia="Times New Roman" w:cstheme="minorHAnsi"/>
            <w:color w:val="2F5496" w:themeColor="accent1" w:themeShade="BF"/>
            <w:sz w:val="23"/>
            <w:szCs w:val="23"/>
          </w:rPr>
          <w:t xml:space="preserve">necessarily </w:t>
        </w:r>
      </w:ins>
      <w:r w:rsidR="008D0E38">
        <w:rPr>
          <w:rFonts w:eastAsia="Times New Roman" w:cstheme="minorHAnsi"/>
          <w:color w:val="2F5496" w:themeColor="accent1" w:themeShade="BF"/>
          <w:sz w:val="23"/>
          <w:szCs w:val="23"/>
        </w:rPr>
        <w:t>reduce much page space (see below our alternative design)</w:t>
      </w:r>
      <w:ins w:id="180" w:author="Brett Bryan" w:date="2022-05-02T09:55:00Z">
        <w:r w:rsidR="001775EE">
          <w:rPr>
            <w:rFonts w:eastAsia="Times New Roman" w:cstheme="minorHAnsi"/>
            <w:color w:val="2F5496" w:themeColor="accent1" w:themeShade="BF"/>
            <w:sz w:val="23"/>
            <w:szCs w:val="23"/>
          </w:rPr>
          <w:t xml:space="preserve"> and readers will wonder where these localities are within the r</w:t>
        </w:r>
      </w:ins>
      <w:ins w:id="181" w:author="Brett Bryan" w:date="2022-05-02T09:56:00Z">
        <w:r w:rsidR="001775EE">
          <w:rPr>
            <w:rFonts w:eastAsia="Times New Roman" w:cstheme="minorHAnsi"/>
            <w:color w:val="2F5496" w:themeColor="accent1" w:themeShade="BF"/>
            <w:sz w:val="23"/>
            <w:szCs w:val="23"/>
          </w:rPr>
          <w:t>egion</w:t>
        </w:r>
      </w:ins>
      <w:r w:rsidR="00401B4B">
        <w:rPr>
          <w:rFonts w:eastAsia="Times New Roman" w:cstheme="minorHAnsi"/>
          <w:color w:val="2F5496" w:themeColor="accent1" w:themeShade="BF"/>
          <w:sz w:val="23"/>
          <w:szCs w:val="23"/>
        </w:rPr>
        <w:t>.</w:t>
      </w:r>
    </w:p>
    <w:p w14:paraId="54A8C8DE" w14:textId="18523399" w:rsidR="00A57777" w:rsidRDefault="008D0E38" w:rsidP="40628F5C">
      <w:pPr>
        <w:spacing w:before="240" w:line="276" w:lineRule="auto"/>
        <w:ind w:left="567"/>
        <w:rPr>
          <w:rFonts w:eastAsia="Times New Roman"/>
          <w:sz w:val="23"/>
          <w:szCs w:val="23"/>
        </w:rPr>
      </w:pPr>
      <w:commentRangeStart w:id="182"/>
      <w:r>
        <w:rPr>
          <w:noProof/>
        </w:rPr>
        <w:lastRenderedPageBreak/>
        <w:drawing>
          <wp:inline distT="0" distB="0" distL="0" distR="0" wp14:anchorId="7A12517A" wp14:editId="450BE54C">
            <wp:extent cx="4137547" cy="5561742"/>
            <wp:effectExtent l="0" t="7302" r="8572" b="8573"/>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7">
                      <a:extLst>
                        <a:ext uri="{28A0092B-C50C-407E-A947-70E740481C1C}">
                          <a14:useLocalDpi xmlns:a14="http://schemas.microsoft.com/office/drawing/2010/main" val="0"/>
                        </a:ext>
                      </a:extLst>
                    </a:blip>
                    <a:stretch>
                      <a:fillRect/>
                    </a:stretch>
                  </pic:blipFill>
                  <pic:spPr>
                    <a:xfrm rot="16200000">
                      <a:off x="0" y="0"/>
                      <a:ext cx="4137547" cy="5561742"/>
                    </a:xfrm>
                    <a:prstGeom prst="rect">
                      <a:avLst/>
                    </a:prstGeom>
                  </pic:spPr>
                </pic:pic>
              </a:graphicData>
            </a:graphic>
          </wp:inline>
        </w:drawing>
      </w:r>
      <w:commentRangeEnd w:id="182"/>
      <w:r w:rsidR="00926296">
        <w:rPr>
          <w:rStyle w:val="CommentReference"/>
        </w:rPr>
        <w:commentReference w:id="182"/>
      </w:r>
    </w:p>
    <w:p w14:paraId="24922FA1" w14:textId="77777777" w:rsidR="00270FE3" w:rsidRPr="00A278CF" w:rsidRDefault="00270FE3" w:rsidP="00DE3B54">
      <w:pPr>
        <w:spacing w:before="240" w:line="276" w:lineRule="auto"/>
        <w:ind w:left="567"/>
        <w:rPr>
          <w:rFonts w:eastAsia="Times New Roman" w:cstheme="minorHAnsi"/>
          <w:sz w:val="23"/>
          <w:szCs w:val="23"/>
        </w:rPr>
      </w:pPr>
    </w:p>
    <w:p w14:paraId="2184DED3" w14:textId="7D75A449"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Fig. 10, 11</w:t>
      </w:r>
      <w:r w:rsidR="00A314E4">
        <w:rPr>
          <w:rFonts w:eastAsia="Times New Roman" w:cstheme="minorHAnsi"/>
          <w:sz w:val="23"/>
          <w:szCs w:val="23"/>
        </w:rPr>
        <w:t>,</w:t>
      </w:r>
      <w:r w:rsidRPr="00A278CF">
        <w:rPr>
          <w:rFonts w:eastAsia="Times New Roman" w:cstheme="minorHAnsi"/>
          <w:sz w:val="23"/>
          <w:szCs w:val="23"/>
        </w:rPr>
        <w:t xml:space="preserve"> and 13 show 11 smaller urban areas, no large urban centers. How will you generalize the observations from the patterns around these areas to more general urban development?</w:t>
      </w:r>
    </w:p>
    <w:p w14:paraId="48D8BA99" w14:textId="704CB066" w:rsidR="00E826FF" w:rsidRDefault="00C20426"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Readers can </w:t>
      </w:r>
      <w:r w:rsidR="00136495">
        <w:rPr>
          <w:rFonts w:eastAsia="Times New Roman" w:cstheme="minorHAnsi"/>
          <w:color w:val="2F5496" w:themeColor="accent1" w:themeShade="BF"/>
          <w:sz w:val="23"/>
          <w:szCs w:val="23"/>
        </w:rPr>
        <w:t xml:space="preserve">zoom into the large cities to see the generalized simulation </w:t>
      </w:r>
      <w:r w:rsidR="00551FAD">
        <w:rPr>
          <w:rFonts w:eastAsia="Times New Roman" w:cstheme="minorHAnsi"/>
          <w:color w:val="2F5496" w:themeColor="accent1" w:themeShade="BF"/>
          <w:sz w:val="23"/>
          <w:szCs w:val="23"/>
        </w:rPr>
        <w:t xml:space="preserve">of </w:t>
      </w:r>
      <w:r w:rsidR="00136495">
        <w:rPr>
          <w:rFonts w:eastAsia="Times New Roman" w:cstheme="minorHAnsi"/>
          <w:color w:val="2F5496" w:themeColor="accent1" w:themeShade="BF"/>
          <w:sz w:val="23"/>
          <w:szCs w:val="23"/>
        </w:rPr>
        <w:t xml:space="preserve">urban </w:t>
      </w:r>
      <w:r w:rsidR="0017377C">
        <w:rPr>
          <w:rFonts w:eastAsia="Times New Roman" w:cstheme="minorHAnsi"/>
          <w:color w:val="2F5496" w:themeColor="accent1" w:themeShade="BF"/>
          <w:sz w:val="23"/>
          <w:szCs w:val="23"/>
        </w:rPr>
        <w:t>land-use</w:t>
      </w:r>
      <w:r w:rsidR="007270C8">
        <w:rPr>
          <w:rFonts w:eastAsia="Times New Roman" w:cstheme="minorHAnsi"/>
          <w:color w:val="2F5496" w:themeColor="accent1" w:themeShade="BF"/>
          <w:sz w:val="23"/>
          <w:szCs w:val="23"/>
        </w:rPr>
        <w:t xml:space="preserve"> with our high-resolution figure</w:t>
      </w:r>
      <w:ins w:id="183" w:author="Brett Bryan" w:date="2022-05-02T09:56:00Z">
        <w:r w:rsidR="00553BF7">
          <w:rPr>
            <w:rFonts w:eastAsia="Times New Roman" w:cstheme="minorHAnsi"/>
            <w:color w:val="2F5496" w:themeColor="accent1" w:themeShade="BF"/>
            <w:sz w:val="23"/>
            <w:szCs w:val="23"/>
          </w:rPr>
          <w:t xml:space="preserve">. The </w:t>
        </w:r>
      </w:ins>
      <w:del w:id="184" w:author="Brett Bryan" w:date="2022-05-02T09:56:00Z">
        <w:r w:rsidR="003D25C9" w:rsidDel="00553BF7">
          <w:rPr>
            <w:rFonts w:eastAsia="Times New Roman" w:cstheme="minorHAnsi"/>
            <w:color w:val="2F5496" w:themeColor="accent1" w:themeShade="BF"/>
            <w:sz w:val="23"/>
            <w:szCs w:val="23"/>
          </w:rPr>
          <w:delText xml:space="preserve"> (I think there would be a download link pop put </w:delText>
        </w:r>
        <w:r w:rsidR="00211401" w:rsidDel="00553BF7">
          <w:rPr>
            <w:rFonts w:eastAsia="Times New Roman" w:cstheme="minorHAnsi"/>
            <w:color w:val="2F5496" w:themeColor="accent1" w:themeShade="BF"/>
            <w:sz w:val="23"/>
            <w:szCs w:val="23"/>
          </w:rPr>
          <w:delText>near the figure with</w:delText>
        </w:r>
        <w:r w:rsidR="003D25C9" w:rsidDel="00553BF7">
          <w:rPr>
            <w:rFonts w:eastAsia="Times New Roman" w:cstheme="minorHAnsi"/>
            <w:color w:val="2F5496" w:themeColor="accent1" w:themeShade="BF"/>
            <w:sz w:val="23"/>
            <w:szCs w:val="23"/>
          </w:rPr>
          <w:delText xml:space="preserve"> the </w:delText>
        </w:r>
      </w:del>
      <w:ins w:id="185" w:author="Brett Bryan" w:date="2022-05-02T09:56:00Z">
        <w:r w:rsidR="00553BF7">
          <w:rPr>
            <w:rFonts w:eastAsia="Times New Roman" w:cstheme="minorHAnsi"/>
            <w:color w:val="2F5496" w:themeColor="accent1" w:themeShade="BF"/>
            <w:sz w:val="23"/>
            <w:szCs w:val="23"/>
          </w:rPr>
          <w:t>data will also be made ava</w:t>
        </w:r>
      </w:ins>
      <w:ins w:id="186" w:author="Brett Bryan" w:date="2022-05-02T09:57:00Z">
        <w:r w:rsidR="00553BF7">
          <w:rPr>
            <w:rFonts w:eastAsia="Times New Roman" w:cstheme="minorHAnsi"/>
            <w:color w:val="2F5496" w:themeColor="accent1" w:themeShade="BF"/>
            <w:sz w:val="23"/>
            <w:szCs w:val="23"/>
          </w:rPr>
          <w:t xml:space="preserve">ilable freely </w:t>
        </w:r>
      </w:ins>
      <w:r w:rsidR="003D25C9">
        <w:rPr>
          <w:rFonts w:eastAsia="Times New Roman" w:cstheme="minorHAnsi"/>
          <w:color w:val="2F5496" w:themeColor="accent1" w:themeShade="BF"/>
          <w:sz w:val="23"/>
          <w:szCs w:val="23"/>
        </w:rPr>
        <w:t>online</w:t>
      </w:r>
      <w:del w:id="187" w:author="Brett Bryan" w:date="2022-05-02T09:57:00Z">
        <w:r w:rsidR="003D25C9" w:rsidDel="00553BF7">
          <w:rPr>
            <w:rFonts w:eastAsia="Times New Roman" w:cstheme="minorHAnsi"/>
            <w:color w:val="2F5496" w:themeColor="accent1" w:themeShade="BF"/>
            <w:sz w:val="23"/>
            <w:szCs w:val="23"/>
          </w:rPr>
          <w:delText xml:space="preserve"> version)</w:delText>
        </w:r>
      </w:del>
      <w:r w:rsidR="007270C8">
        <w:rPr>
          <w:rFonts w:eastAsia="Times New Roman" w:cstheme="minorHAnsi"/>
          <w:color w:val="2F5496" w:themeColor="accent1" w:themeShade="BF"/>
          <w:sz w:val="23"/>
          <w:szCs w:val="23"/>
        </w:rPr>
        <w:t xml:space="preserve">. </w:t>
      </w:r>
      <w:r w:rsidR="00211401">
        <w:rPr>
          <w:rFonts w:eastAsia="Times New Roman" w:cstheme="minorHAnsi"/>
          <w:color w:val="2F5496" w:themeColor="accent1" w:themeShade="BF"/>
          <w:sz w:val="23"/>
          <w:szCs w:val="23"/>
        </w:rPr>
        <w:t xml:space="preserve">We have tried to include large cities as inset maps, but the visual effects are less </w:t>
      </w:r>
      <w:r w:rsidR="00107B6D">
        <w:rPr>
          <w:rFonts w:eastAsia="Times New Roman" w:cstheme="minorHAnsi"/>
          <w:color w:val="2F5496" w:themeColor="accent1" w:themeShade="BF"/>
          <w:sz w:val="23"/>
          <w:szCs w:val="23"/>
        </w:rPr>
        <w:t>clear than in the small towns because the su</w:t>
      </w:r>
      <w:r w:rsidR="008E568B">
        <w:rPr>
          <w:rFonts w:eastAsia="Times New Roman" w:cstheme="minorHAnsi"/>
          <w:color w:val="2F5496" w:themeColor="accent1" w:themeShade="BF"/>
          <w:sz w:val="23"/>
          <w:szCs w:val="23"/>
        </w:rPr>
        <w:t>b</w:t>
      </w:r>
      <w:r w:rsidR="00107B6D">
        <w:rPr>
          <w:rFonts w:eastAsia="Times New Roman" w:cstheme="minorHAnsi"/>
          <w:color w:val="2F5496" w:themeColor="accent1" w:themeShade="BF"/>
          <w:sz w:val="23"/>
          <w:szCs w:val="23"/>
        </w:rPr>
        <w:t>tle details are obscured by large</w:t>
      </w:r>
      <w:r w:rsidR="008E568B">
        <w:rPr>
          <w:rFonts w:eastAsia="Times New Roman" w:cstheme="minorHAnsi"/>
          <w:color w:val="2F5496" w:themeColor="accent1" w:themeShade="BF"/>
          <w:sz w:val="23"/>
          <w:szCs w:val="23"/>
        </w:rPr>
        <w:t>-</w:t>
      </w:r>
      <w:r w:rsidR="00107B6D">
        <w:rPr>
          <w:rFonts w:eastAsia="Times New Roman" w:cstheme="minorHAnsi"/>
          <w:color w:val="2F5496" w:themeColor="accent1" w:themeShade="BF"/>
          <w:sz w:val="23"/>
          <w:szCs w:val="23"/>
        </w:rPr>
        <w:t>scale transition potential pattern</w:t>
      </w:r>
      <w:r w:rsidR="008E568B">
        <w:rPr>
          <w:rFonts w:eastAsia="Times New Roman" w:cstheme="minorHAnsi"/>
          <w:color w:val="2F5496" w:themeColor="accent1" w:themeShade="BF"/>
          <w:sz w:val="23"/>
          <w:szCs w:val="23"/>
        </w:rPr>
        <w:t>s</w:t>
      </w:r>
      <w:r w:rsidR="009F660B">
        <w:rPr>
          <w:rFonts w:eastAsia="Times New Roman" w:cstheme="minorHAnsi"/>
          <w:color w:val="2F5496" w:themeColor="accent1" w:themeShade="BF"/>
          <w:sz w:val="23"/>
          <w:szCs w:val="23"/>
        </w:rPr>
        <w:t xml:space="preserve"> (see below figure)</w:t>
      </w:r>
      <w:r w:rsidR="008E568B">
        <w:rPr>
          <w:rFonts w:eastAsia="Times New Roman" w:cstheme="minorHAnsi"/>
          <w:color w:val="2F5496" w:themeColor="accent1" w:themeShade="BF"/>
          <w:sz w:val="23"/>
          <w:szCs w:val="23"/>
        </w:rPr>
        <w:t>.</w:t>
      </w:r>
    </w:p>
    <w:p w14:paraId="147ADF64" w14:textId="0A29F429" w:rsidR="00E826FF" w:rsidRDefault="009F660B" w:rsidP="00DE3B54">
      <w:pPr>
        <w:spacing w:before="240" w:line="276" w:lineRule="auto"/>
        <w:ind w:left="567"/>
        <w:rPr>
          <w:rFonts w:eastAsia="Times New Roman" w:cstheme="minorHAnsi"/>
          <w:color w:val="2F5496" w:themeColor="accent1" w:themeShade="BF"/>
          <w:sz w:val="23"/>
          <w:szCs w:val="23"/>
        </w:rPr>
      </w:pPr>
      <w:r>
        <w:rPr>
          <w:noProof/>
        </w:rPr>
        <w:drawing>
          <wp:inline distT="0" distB="0" distL="0" distR="0" wp14:anchorId="2271751F" wp14:editId="5EE76B79">
            <wp:extent cx="6036538" cy="17907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49522" cy="1794552"/>
                    </a:xfrm>
                    <a:prstGeom prst="rect">
                      <a:avLst/>
                    </a:prstGeom>
                    <a:noFill/>
                    <a:ln>
                      <a:noFill/>
                    </a:ln>
                  </pic:spPr>
                </pic:pic>
              </a:graphicData>
            </a:graphic>
          </wp:inline>
        </w:drawing>
      </w:r>
    </w:p>
    <w:p w14:paraId="06888AC3" w14:textId="77777777" w:rsidR="000830DB" w:rsidRPr="000830DB" w:rsidRDefault="000830DB" w:rsidP="00DE3B54">
      <w:pPr>
        <w:spacing w:before="240" w:line="276" w:lineRule="auto"/>
        <w:ind w:left="567"/>
        <w:rPr>
          <w:rFonts w:eastAsia="Times New Roman" w:cstheme="minorHAnsi"/>
          <w:color w:val="2F5496" w:themeColor="accent1" w:themeShade="BF"/>
          <w:sz w:val="23"/>
          <w:szCs w:val="23"/>
        </w:rPr>
      </w:pPr>
    </w:p>
    <w:p w14:paraId="0164FEF3" w14:textId="147A0C55" w:rsidR="00EC0A31"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What's the purpose of including </w:t>
      </w:r>
      <w:r w:rsidR="00543C28">
        <w:rPr>
          <w:rFonts w:eastAsia="Times New Roman" w:cstheme="minorHAnsi"/>
          <w:sz w:val="23"/>
          <w:szCs w:val="23"/>
        </w:rPr>
        <w:t xml:space="preserve">the </w:t>
      </w:r>
      <w:r w:rsidRPr="00A278CF">
        <w:rPr>
          <w:rFonts w:eastAsia="Times New Roman" w:cstheme="minorHAnsi"/>
          <w:sz w:val="23"/>
          <w:szCs w:val="23"/>
        </w:rPr>
        <w:t>projection of 2030 urban land use? Is it just to demonstrate the use of the trained U-Net models?</w:t>
      </w:r>
    </w:p>
    <w:p w14:paraId="185C6E6E" w14:textId="2D463F9B" w:rsidR="00A278CF" w:rsidRDefault="00A365A0"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The complete flow of urban </w:t>
      </w:r>
      <w:r w:rsidR="0017377C">
        <w:rPr>
          <w:rFonts w:eastAsia="Times New Roman" w:cstheme="minorHAnsi"/>
          <w:color w:val="2F5496" w:themeColor="accent1" w:themeShade="BF"/>
          <w:sz w:val="23"/>
          <w:szCs w:val="23"/>
        </w:rPr>
        <w:t>land-use</w:t>
      </w:r>
      <w:r w:rsidR="00251E2C">
        <w:rPr>
          <w:rFonts w:eastAsia="Times New Roman" w:cstheme="minorHAnsi"/>
          <w:color w:val="2F5496" w:themeColor="accent1" w:themeShade="BF"/>
          <w:sz w:val="23"/>
          <w:szCs w:val="23"/>
        </w:rPr>
        <w:t xml:space="preserve"> simulation </w:t>
      </w:r>
      <w:r w:rsidR="006B2020">
        <w:rPr>
          <w:rFonts w:eastAsia="Times New Roman" w:cstheme="minorHAnsi"/>
          <w:color w:val="2F5496" w:themeColor="accent1" w:themeShade="BF"/>
          <w:sz w:val="23"/>
          <w:szCs w:val="23"/>
        </w:rPr>
        <w:t xml:space="preserve">in this study </w:t>
      </w:r>
      <w:r w:rsidR="00251E2C">
        <w:rPr>
          <w:rFonts w:eastAsia="Times New Roman" w:cstheme="minorHAnsi"/>
          <w:color w:val="2F5496" w:themeColor="accent1" w:themeShade="BF"/>
          <w:sz w:val="23"/>
          <w:szCs w:val="23"/>
        </w:rPr>
        <w:t>is</w:t>
      </w:r>
      <w:r w:rsidR="00305AA1">
        <w:rPr>
          <w:rFonts w:eastAsia="Times New Roman" w:cstheme="minorHAnsi"/>
          <w:color w:val="2F5496" w:themeColor="accent1" w:themeShade="BF"/>
          <w:sz w:val="23"/>
          <w:szCs w:val="23"/>
        </w:rPr>
        <w:t>:</w:t>
      </w:r>
      <w:r w:rsidR="00251E2C">
        <w:rPr>
          <w:rFonts w:eastAsia="Times New Roman" w:cstheme="minorHAnsi"/>
          <w:color w:val="2F5496" w:themeColor="accent1" w:themeShade="BF"/>
          <w:sz w:val="23"/>
          <w:szCs w:val="23"/>
        </w:rPr>
        <w:t xml:space="preserve"> 1)</w:t>
      </w:r>
      <w:r w:rsidR="00595727">
        <w:rPr>
          <w:rFonts w:eastAsia="Times New Roman" w:cstheme="minorHAnsi"/>
          <w:color w:val="2F5496" w:themeColor="accent1" w:themeShade="BF"/>
          <w:sz w:val="23"/>
          <w:szCs w:val="23"/>
        </w:rPr>
        <w:t xml:space="preserve"> develop </w:t>
      </w:r>
      <w:r w:rsidR="00305AA1">
        <w:rPr>
          <w:rFonts w:eastAsia="Times New Roman" w:cstheme="minorHAnsi"/>
          <w:color w:val="2F5496" w:themeColor="accent1" w:themeShade="BF"/>
          <w:sz w:val="23"/>
          <w:szCs w:val="23"/>
        </w:rPr>
        <w:t>the U-Net architecture, 2) validate the trained U-Net against historical reference urban land</w:t>
      </w:r>
      <w:r w:rsidR="000A342B">
        <w:rPr>
          <w:rFonts w:eastAsia="Times New Roman" w:cstheme="minorHAnsi"/>
          <w:color w:val="2F5496" w:themeColor="accent1" w:themeShade="BF"/>
          <w:sz w:val="23"/>
          <w:szCs w:val="23"/>
        </w:rPr>
        <w:t>-</w:t>
      </w:r>
      <w:r w:rsidR="00305AA1">
        <w:rPr>
          <w:rFonts w:eastAsia="Times New Roman" w:cstheme="minorHAnsi"/>
          <w:color w:val="2F5496" w:themeColor="accent1" w:themeShade="BF"/>
          <w:sz w:val="23"/>
          <w:szCs w:val="23"/>
        </w:rPr>
        <w:t>use</w:t>
      </w:r>
      <w:r w:rsidR="000A342B">
        <w:rPr>
          <w:rFonts w:eastAsia="Times New Roman" w:cstheme="minorHAnsi"/>
          <w:color w:val="2F5496" w:themeColor="accent1" w:themeShade="BF"/>
          <w:sz w:val="23"/>
          <w:szCs w:val="23"/>
        </w:rPr>
        <w:t xml:space="preserve"> map</w:t>
      </w:r>
      <w:r w:rsidR="00305AA1">
        <w:rPr>
          <w:rFonts w:eastAsia="Times New Roman" w:cstheme="minorHAnsi"/>
          <w:color w:val="2F5496" w:themeColor="accent1" w:themeShade="BF"/>
          <w:sz w:val="23"/>
          <w:szCs w:val="23"/>
        </w:rPr>
        <w:t xml:space="preserve">, and 3) apply the U-Net to </w:t>
      </w:r>
      <w:r w:rsidR="0030182E">
        <w:rPr>
          <w:rFonts w:eastAsia="Times New Roman" w:cstheme="minorHAnsi"/>
          <w:color w:val="2F5496" w:themeColor="accent1" w:themeShade="BF"/>
          <w:sz w:val="23"/>
          <w:szCs w:val="23"/>
        </w:rPr>
        <w:t>project</w:t>
      </w:r>
      <w:r w:rsidR="00305AA1">
        <w:rPr>
          <w:rFonts w:eastAsia="Times New Roman" w:cstheme="minorHAnsi"/>
          <w:color w:val="2F5496" w:themeColor="accent1" w:themeShade="BF"/>
          <w:sz w:val="23"/>
          <w:szCs w:val="23"/>
        </w:rPr>
        <w:t xml:space="preserve"> </w:t>
      </w:r>
      <w:r w:rsidR="00942BB7">
        <w:rPr>
          <w:rFonts w:eastAsia="Times New Roman" w:cstheme="minorHAnsi"/>
          <w:color w:val="2F5496" w:themeColor="accent1" w:themeShade="BF"/>
          <w:sz w:val="23"/>
          <w:szCs w:val="23"/>
        </w:rPr>
        <w:t xml:space="preserve">urban </w:t>
      </w:r>
      <w:r w:rsidR="0017377C">
        <w:rPr>
          <w:rFonts w:eastAsia="Times New Roman" w:cstheme="minorHAnsi"/>
          <w:color w:val="2F5496" w:themeColor="accent1" w:themeShade="BF"/>
          <w:sz w:val="23"/>
          <w:szCs w:val="23"/>
        </w:rPr>
        <w:t>land-use</w:t>
      </w:r>
      <w:r w:rsidR="00942BB7">
        <w:rPr>
          <w:rFonts w:eastAsia="Times New Roman" w:cstheme="minorHAnsi"/>
          <w:color w:val="2F5496" w:themeColor="accent1" w:themeShade="BF"/>
          <w:sz w:val="23"/>
          <w:szCs w:val="23"/>
        </w:rPr>
        <w:t xml:space="preserve"> to </w:t>
      </w:r>
      <w:r w:rsidR="00305AA1">
        <w:rPr>
          <w:rFonts w:eastAsia="Times New Roman" w:cstheme="minorHAnsi"/>
          <w:color w:val="2F5496" w:themeColor="accent1" w:themeShade="BF"/>
          <w:sz w:val="23"/>
          <w:szCs w:val="23"/>
        </w:rPr>
        <w:t>a future dat</w:t>
      </w:r>
      <w:r w:rsidR="006B3A97">
        <w:rPr>
          <w:rFonts w:eastAsia="Times New Roman" w:cstheme="minorHAnsi"/>
          <w:color w:val="2F5496" w:themeColor="accent1" w:themeShade="BF"/>
          <w:sz w:val="23"/>
          <w:szCs w:val="23"/>
        </w:rPr>
        <w:t>e</w:t>
      </w:r>
      <w:r w:rsidR="00305AA1">
        <w:rPr>
          <w:rFonts w:eastAsia="Times New Roman" w:cstheme="minorHAnsi"/>
          <w:color w:val="2F5496" w:themeColor="accent1" w:themeShade="BF"/>
          <w:sz w:val="23"/>
          <w:szCs w:val="23"/>
        </w:rPr>
        <w:t>.</w:t>
      </w:r>
      <w:r w:rsidR="008A2005">
        <w:rPr>
          <w:rFonts w:eastAsia="Times New Roman" w:cstheme="minorHAnsi"/>
          <w:color w:val="2F5496" w:themeColor="accent1" w:themeShade="BF"/>
          <w:sz w:val="23"/>
          <w:szCs w:val="23"/>
        </w:rPr>
        <w:t xml:space="preserve"> </w:t>
      </w:r>
      <w:ins w:id="188" w:author="Brett Bryan" w:date="2022-05-02T09:57:00Z">
        <w:r w:rsidR="00F739F4">
          <w:rPr>
            <w:rFonts w:eastAsia="Times New Roman" w:cstheme="minorHAnsi"/>
            <w:color w:val="2F5496" w:themeColor="accent1" w:themeShade="BF"/>
            <w:sz w:val="23"/>
            <w:szCs w:val="23"/>
          </w:rPr>
          <w:t>As the reviewer rightly recognizes, t</w:t>
        </w:r>
      </w:ins>
      <w:del w:id="189" w:author="Brett Bryan" w:date="2022-05-02T09:57:00Z">
        <w:r w:rsidR="008A2005" w:rsidDel="00F739F4">
          <w:rPr>
            <w:rFonts w:eastAsia="Times New Roman" w:cstheme="minorHAnsi"/>
            <w:color w:val="2F5496" w:themeColor="accent1" w:themeShade="BF"/>
            <w:sz w:val="23"/>
            <w:szCs w:val="23"/>
          </w:rPr>
          <w:delText>T</w:delText>
        </w:r>
      </w:del>
      <w:r w:rsidR="008A2005">
        <w:rPr>
          <w:rFonts w:eastAsia="Times New Roman" w:cstheme="minorHAnsi"/>
          <w:color w:val="2F5496" w:themeColor="accent1" w:themeShade="BF"/>
          <w:sz w:val="23"/>
          <w:szCs w:val="23"/>
        </w:rPr>
        <w:t xml:space="preserve">he primary purpose of including the projection to 2030 is to demonstrate the use of the trained U-Net. </w:t>
      </w:r>
      <w:commentRangeStart w:id="190"/>
      <w:r w:rsidR="008A2005">
        <w:rPr>
          <w:rFonts w:eastAsia="Times New Roman" w:cstheme="minorHAnsi"/>
          <w:color w:val="2F5496" w:themeColor="accent1" w:themeShade="BF"/>
          <w:sz w:val="23"/>
          <w:szCs w:val="23"/>
        </w:rPr>
        <w:t xml:space="preserve">However, </w:t>
      </w:r>
      <w:r w:rsidR="005D6DF2">
        <w:rPr>
          <w:rFonts w:eastAsia="Times New Roman" w:cstheme="minorHAnsi"/>
          <w:color w:val="2F5496" w:themeColor="accent1" w:themeShade="BF"/>
          <w:sz w:val="23"/>
          <w:szCs w:val="23"/>
        </w:rPr>
        <w:t xml:space="preserve">as </w:t>
      </w:r>
      <w:r w:rsidR="007B2380">
        <w:rPr>
          <w:rFonts w:eastAsia="Times New Roman" w:cstheme="minorHAnsi"/>
          <w:color w:val="2F5496" w:themeColor="accent1" w:themeShade="BF"/>
          <w:sz w:val="23"/>
          <w:szCs w:val="23"/>
        </w:rPr>
        <w:t xml:space="preserve">one of the fastest urbanized regions in the world as well as the food bowl of China, </w:t>
      </w:r>
      <w:r w:rsidR="00EF4621">
        <w:rPr>
          <w:rFonts w:eastAsia="Times New Roman" w:cstheme="minorHAnsi"/>
          <w:color w:val="2F5496" w:themeColor="accent1" w:themeShade="BF"/>
          <w:sz w:val="23"/>
          <w:szCs w:val="23"/>
        </w:rPr>
        <w:t xml:space="preserve">knowing the accurate future urban </w:t>
      </w:r>
      <w:r w:rsidR="0017377C">
        <w:rPr>
          <w:rFonts w:eastAsia="Times New Roman" w:cstheme="minorHAnsi"/>
          <w:color w:val="2F5496" w:themeColor="accent1" w:themeShade="BF"/>
          <w:sz w:val="23"/>
          <w:szCs w:val="23"/>
        </w:rPr>
        <w:t>land-use</w:t>
      </w:r>
      <w:r w:rsidR="002D55AD">
        <w:rPr>
          <w:rFonts w:eastAsia="Times New Roman" w:cstheme="minorHAnsi"/>
          <w:color w:val="2F5496" w:themeColor="accent1" w:themeShade="BF"/>
          <w:sz w:val="23"/>
          <w:szCs w:val="23"/>
        </w:rPr>
        <w:t xml:space="preserve"> in the future </w:t>
      </w:r>
      <w:r w:rsidR="006A78F7">
        <w:rPr>
          <w:rFonts w:eastAsia="Times New Roman" w:cstheme="minorHAnsi"/>
          <w:color w:val="2F5496" w:themeColor="accent1" w:themeShade="BF"/>
          <w:sz w:val="23"/>
          <w:szCs w:val="23"/>
        </w:rPr>
        <w:t>provides significant practical</w:t>
      </w:r>
      <w:r w:rsidR="004B24F3">
        <w:rPr>
          <w:rFonts w:eastAsia="Times New Roman" w:cstheme="minorHAnsi"/>
          <w:color w:val="2F5496" w:themeColor="accent1" w:themeShade="BF"/>
          <w:sz w:val="23"/>
          <w:szCs w:val="23"/>
        </w:rPr>
        <w:t xml:space="preserve"> </w:t>
      </w:r>
      <w:del w:id="191" w:author="Brett Bryan" w:date="2022-05-02T09:58:00Z">
        <w:r w:rsidR="00B73A1C" w:rsidDel="00E262A3">
          <w:rPr>
            <w:rFonts w:eastAsia="Times New Roman" w:cstheme="minorHAnsi"/>
            <w:color w:val="2F5496" w:themeColor="accent1" w:themeShade="BF"/>
            <w:sz w:val="23"/>
            <w:szCs w:val="23"/>
          </w:rPr>
          <w:delText xml:space="preserve">handles </w:delText>
        </w:r>
      </w:del>
      <w:ins w:id="192" w:author="Brett Bryan" w:date="2022-05-02T09:58:00Z">
        <w:r w:rsidR="00E262A3">
          <w:rPr>
            <w:rFonts w:eastAsia="Times New Roman" w:cstheme="minorHAnsi"/>
            <w:color w:val="2F5496" w:themeColor="accent1" w:themeShade="BF"/>
            <w:sz w:val="23"/>
            <w:szCs w:val="23"/>
          </w:rPr>
          <w:t xml:space="preserve">value </w:t>
        </w:r>
      </w:ins>
      <w:r w:rsidR="006A78F7">
        <w:rPr>
          <w:rFonts w:eastAsia="Times New Roman" w:cstheme="minorHAnsi"/>
          <w:color w:val="2F5496" w:themeColor="accent1" w:themeShade="BF"/>
          <w:sz w:val="23"/>
          <w:szCs w:val="23"/>
        </w:rPr>
        <w:t xml:space="preserve">to </w:t>
      </w:r>
      <w:ins w:id="193" w:author="Brett Bryan" w:date="2022-05-02T09:58:00Z">
        <w:r w:rsidR="00E262A3">
          <w:rPr>
            <w:rFonts w:eastAsia="Times New Roman" w:cstheme="minorHAnsi"/>
            <w:color w:val="2F5496" w:themeColor="accent1" w:themeShade="BF"/>
            <w:sz w:val="23"/>
            <w:szCs w:val="23"/>
          </w:rPr>
          <w:t xml:space="preserve">support the </w:t>
        </w:r>
      </w:ins>
      <w:r w:rsidR="00877CC5">
        <w:rPr>
          <w:rFonts w:eastAsia="Times New Roman" w:cstheme="minorHAnsi"/>
          <w:color w:val="2F5496" w:themeColor="accent1" w:themeShade="BF"/>
          <w:sz w:val="23"/>
          <w:szCs w:val="23"/>
        </w:rPr>
        <w:t>regulat</w:t>
      </w:r>
      <w:ins w:id="194" w:author="Brett Bryan" w:date="2022-05-02T09:58:00Z">
        <w:r w:rsidR="00E262A3">
          <w:rPr>
            <w:rFonts w:eastAsia="Times New Roman" w:cstheme="minorHAnsi"/>
            <w:color w:val="2F5496" w:themeColor="accent1" w:themeShade="BF"/>
            <w:sz w:val="23"/>
            <w:szCs w:val="23"/>
          </w:rPr>
          <w:t>ion of</w:t>
        </w:r>
      </w:ins>
      <w:del w:id="195" w:author="Brett Bryan" w:date="2022-05-02T09:58:00Z">
        <w:r w:rsidR="00877CC5" w:rsidDel="00E262A3">
          <w:rPr>
            <w:rFonts w:eastAsia="Times New Roman" w:cstheme="minorHAnsi"/>
            <w:color w:val="2F5496" w:themeColor="accent1" w:themeShade="BF"/>
            <w:sz w:val="23"/>
            <w:szCs w:val="23"/>
          </w:rPr>
          <w:delText>e</w:delText>
        </w:r>
      </w:del>
      <w:r w:rsidR="00877CC5">
        <w:rPr>
          <w:rFonts w:eastAsia="Times New Roman" w:cstheme="minorHAnsi"/>
          <w:color w:val="2F5496" w:themeColor="accent1" w:themeShade="BF"/>
          <w:sz w:val="23"/>
          <w:szCs w:val="23"/>
        </w:rPr>
        <w:t xml:space="preserve"> urban development and evaluat</w:t>
      </w:r>
      <w:ins w:id="196" w:author="Brett Bryan" w:date="2022-05-02T09:58:00Z">
        <w:r w:rsidR="00E262A3">
          <w:rPr>
            <w:rFonts w:eastAsia="Times New Roman" w:cstheme="minorHAnsi"/>
            <w:color w:val="2F5496" w:themeColor="accent1" w:themeShade="BF"/>
            <w:sz w:val="23"/>
            <w:szCs w:val="23"/>
          </w:rPr>
          <w:t xml:space="preserve">ion of </w:t>
        </w:r>
      </w:ins>
      <w:del w:id="197" w:author="Brett Bryan" w:date="2022-05-02T09:58:00Z">
        <w:r w:rsidR="00EE3BBA" w:rsidDel="00E262A3">
          <w:rPr>
            <w:rFonts w:eastAsia="Times New Roman" w:cstheme="minorHAnsi"/>
            <w:color w:val="2F5496" w:themeColor="accent1" w:themeShade="BF"/>
            <w:sz w:val="23"/>
            <w:szCs w:val="23"/>
          </w:rPr>
          <w:delText>e</w:delText>
        </w:r>
        <w:r w:rsidR="00877CC5" w:rsidDel="00E262A3">
          <w:rPr>
            <w:rFonts w:eastAsia="Times New Roman" w:cstheme="minorHAnsi"/>
            <w:color w:val="2F5496" w:themeColor="accent1" w:themeShade="BF"/>
            <w:sz w:val="23"/>
            <w:szCs w:val="23"/>
          </w:rPr>
          <w:delText xml:space="preserve"> </w:delText>
        </w:r>
      </w:del>
      <w:r w:rsidR="00877CC5">
        <w:rPr>
          <w:rFonts w:eastAsia="Times New Roman" w:cstheme="minorHAnsi"/>
          <w:color w:val="2F5496" w:themeColor="accent1" w:themeShade="BF"/>
          <w:sz w:val="23"/>
          <w:szCs w:val="23"/>
        </w:rPr>
        <w:t xml:space="preserve">the </w:t>
      </w:r>
      <w:del w:id="198" w:author="Brett Bryan" w:date="2022-05-02T09:58:00Z">
        <w:r w:rsidR="00877CC5" w:rsidDel="00E262A3">
          <w:rPr>
            <w:rFonts w:eastAsia="Times New Roman" w:cstheme="minorHAnsi"/>
            <w:color w:val="2F5496" w:themeColor="accent1" w:themeShade="BF"/>
            <w:sz w:val="23"/>
            <w:szCs w:val="23"/>
          </w:rPr>
          <w:delText xml:space="preserve">food </w:delText>
        </w:r>
      </w:del>
      <w:ins w:id="199" w:author="Brett Bryan" w:date="2022-05-02T09:58:00Z">
        <w:r w:rsidR="00E262A3">
          <w:rPr>
            <w:rFonts w:eastAsia="Times New Roman" w:cstheme="minorHAnsi"/>
            <w:color w:val="2F5496" w:themeColor="accent1" w:themeShade="BF"/>
            <w:sz w:val="23"/>
            <w:szCs w:val="23"/>
          </w:rPr>
          <w:t xml:space="preserve">impacts on </w:t>
        </w:r>
      </w:ins>
      <w:r w:rsidR="00EE3BBA">
        <w:rPr>
          <w:rFonts w:eastAsia="Times New Roman" w:cstheme="minorHAnsi"/>
          <w:color w:val="2F5496" w:themeColor="accent1" w:themeShade="BF"/>
          <w:sz w:val="23"/>
          <w:szCs w:val="23"/>
        </w:rPr>
        <w:t>sustainability</w:t>
      </w:r>
      <w:del w:id="200" w:author="Brett Bryan" w:date="2022-05-02T09:58:00Z">
        <w:r w:rsidR="00EE3BBA" w:rsidDel="00E262A3">
          <w:rPr>
            <w:rFonts w:eastAsia="Times New Roman" w:cstheme="minorHAnsi"/>
            <w:color w:val="2F5496" w:themeColor="accent1" w:themeShade="BF"/>
            <w:sz w:val="23"/>
            <w:szCs w:val="23"/>
          </w:rPr>
          <w:delText xml:space="preserve"> of China</w:delText>
        </w:r>
      </w:del>
      <w:r w:rsidR="00EE3BBA">
        <w:rPr>
          <w:rFonts w:eastAsia="Times New Roman" w:cstheme="minorHAnsi"/>
          <w:color w:val="2F5496" w:themeColor="accent1" w:themeShade="BF"/>
          <w:sz w:val="23"/>
          <w:szCs w:val="23"/>
        </w:rPr>
        <w:t>.</w:t>
      </w:r>
      <w:r w:rsidR="0035009D">
        <w:rPr>
          <w:rFonts w:eastAsia="Times New Roman" w:cstheme="minorHAnsi"/>
          <w:color w:val="2F5496" w:themeColor="accent1" w:themeShade="BF"/>
          <w:sz w:val="23"/>
          <w:szCs w:val="23"/>
        </w:rPr>
        <w:t xml:space="preserve"> Urban </w:t>
      </w:r>
      <w:r w:rsidR="0017377C">
        <w:rPr>
          <w:rFonts w:eastAsia="Times New Roman" w:cstheme="minorHAnsi"/>
          <w:color w:val="2F5496" w:themeColor="accent1" w:themeShade="BF"/>
          <w:sz w:val="23"/>
          <w:szCs w:val="23"/>
        </w:rPr>
        <w:t>land-use</w:t>
      </w:r>
      <w:r w:rsidR="0035009D">
        <w:rPr>
          <w:rFonts w:eastAsia="Times New Roman" w:cstheme="minorHAnsi"/>
          <w:color w:val="2F5496" w:themeColor="accent1" w:themeShade="BF"/>
          <w:sz w:val="23"/>
          <w:szCs w:val="23"/>
        </w:rPr>
        <w:t xml:space="preserve"> is a key proxy for socioeconomic assessment and environmental </w:t>
      </w:r>
      <w:r w:rsidR="00BC16B6">
        <w:rPr>
          <w:rFonts w:eastAsia="Times New Roman" w:cstheme="minorHAnsi"/>
          <w:color w:val="2F5496" w:themeColor="accent1" w:themeShade="BF"/>
          <w:sz w:val="23"/>
          <w:szCs w:val="23"/>
        </w:rPr>
        <w:t>protection. Studies focus</w:t>
      </w:r>
      <w:r w:rsidR="00241B02">
        <w:rPr>
          <w:rFonts w:eastAsia="Times New Roman" w:cstheme="minorHAnsi"/>
          <w:color w:val="2F5496" w:themeColor="accent1" w:themeShade="BF"/>
          <w:sz w:val="23"/>
          <w:szCs w:val="23"/>
        </w:rPr>
        <w:t>ing</w:t>
      </w:r>
      <w:r w:rsidR="00BC16B6">
        <w:rPr>
          <w:rFonts w:eastAsia="Times New Roman" w:cstheme="minorHAnsi"/>
          <w:color w:val="2F5496" w:themeColor="accent1" w:themeShade="BF"/>
          <w:sz w:val="23"/>
          <w:szCs w:val="23"/>
        </w:rPr>
        <w:t xml:space="preserve"> on </w:t>
      </w:r>
      <w:r w:rsidR="00241B02">
        <w:rPr>
          <w:rFonts w:eastAsia="Times New Roman" w:cstheme="minorHAnsi"/>
          <w:color w:val="2F5496" w:themeColor="accent1" w:themeShade="BF"/>
          <w:sz w:val="23"/>
          <w:szCs w:val="23"/>
        </w:rPr>
        <w:t xml:space="preserve">sustainable development and climate change can benefit from our </w:t>
      </w:r>
      <w:ins w:id="201" w:author="Brett Bryan" w:date="2022-05-02T09:58:00Z">
        <w:r w:rsidR="00A64182">
          <w:rPr>
            <w:rFonts w:eastAsia="Times New Roman" w:cstheme="minorHAnsi"/>
            <w:color w:val="2F5496" w:themeColor="accent1" w:themeShade="BF"/>
            <w:sz w:val="23"/>
            <w:szCs w:val="23"/>
          </w:rPr>
          <w:t xml:space="preserve">accurate </w:t>
        </w:r>
      </w:ins>
      <w:r w:rsidR="00241B02">
        <w:rPr>
          <w:rFonts w:eastAsia="Times New Roman" w:cstheme="minorHAnsi"/>
          <w:color w:val="2F5496" w:themeColor="accent1" w:themeShade="BF"/>
          <w:sz w:val="23"/>
          <w:szCs w:val="23"/>
        </w:rPr>
        <w:t xml:space="preserve">future </w:t>
      </w:r>
      <w:r w:rsidR="0017377C">
        <w:rPr>
          <w:rFonts w:eastAsia="Times New Roman" w:cstheme="minorHAnsi"/>
          <w:color w:val="2F5496" w:themeColor="accent1" w:themeShade="BF"/>
          <w:sz w:val="23"/>
          <w:szCs w:val="23"/>
        </w:rPr>
        <w:t>land-use</w:t>
      </w:r>
      <w:r w:rsidR="00241B02">
        <w:rPr>
          <w:rFonts w:eastAsia="Times New Roman" w:cstheme="minorHAnsi"/>
          <w:color w:val="2F5496" w:themeColor="accent1" w:themeShade="BF"/>
          <w:sz w:val="23"/>
          <w:szCs w:val="23"/>
        </w:rPr>
        <w:t xml:space="preserve"> predictions.</w:t>
      </w:r>
      <w:commentRangeEnd w:id="190"/>
      <w:r w:rsidR="003448F3">
        <w:rPr>
          <w:rStyle w:val="CommentReference"/>
        </w:rPr>
        <w:commentReference w:id="190"/>
      </w:r>
    </w:p>
    <w:p w14:paraId="130B329F" w14:textId="77777777" w:rsidR="00E22793" w:rsidRPr="00A278CF" w:rsidRDefault="00E22793" w:rsidP="00DE3B54">
      <w:pPr>
        <w:spacing w:before="240" w:line="276" w:lineRule="auto"/>
        <w:ind w:left="567"/>
        <w:rPr>
          <w:rFonts w:eastAsia="Times New Roman" w:cstheme="minorHAnsi"/>
          <w:sz w:val="23"/>
          <w:szCs w:val="23"/>
        </w:rPr>
      </w:pPr>
    </w:p>
    <w:p w14:paraId="5586B520" w14:textId="77777777" w:rsidR="00EC0A31" w:rsidRPr="00D079DE" w:rsidRDefault="00A278CF" w:rsidP="00DE3B54">
      <w:pPr>
        <w:pStyle w:val="Title"/>
        <w:spacing w:after="240" w:line="276" w:lineRule="auto"/>
        <w:rPr>
          <w:b/>
          <w:bCs/>
          <w:sz w:val="32"/>
          <w:szCs w:val="32"/>
        </w:rPr>
      </w:pPr>
      <w:r w:rsidRPr="00D079DE">
        <w:rPr>
          <w:b/>
          <w:bCs/>
          <w:sz w:val="32"/>
          <w:szCs w:val="32"/>
        </w:rPr>
        <w:t>Reviewer #2:</w:t>
      </w:r>
    </w:p>
    <w:p w14:paraId="6C25FFE8" w14:textId="2B94CF0B" w:rsidR="00DD4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I have reviewed this article </w:t>
      </w:r>
      <w:r w:rsidR="00DD48CF" w:rsidRPr="00A278CF">
        <w:rPr>
          <w:rFonts w:eastAsia="Times New Roman" w:cstheme="minorHAnsi"/>
          <w:sz w:val="23"/>
          <w:szCs w:val="23"/>
        </w:rPr>
        <w:t>carefully;</w:t>
      </w:r>
      <w:r w:rsidRPr="00A278CF">
        <w:rPr>
          <w:rFonts w:eastAsia="Times New Roman" w:cstheme="minorHAnsi"/>
          <w:sz w:val="23"/>
          <w:szCs w:val="23"/>
        </w:rPr>
        <w:t xml:space="preserve"> I agree that it is a promising new idea to apply U-Net to urban growth simulation and prediction</w:t>
      </w:r>
      <w:r w:rsidR="00DD48CF">
        <w:rPr>
          <w:rFonts w:eastAsia="Times New Roman" w:cstheme="minorHAnsi"/>
          <w:sz w:val="23"/>
          <w:szCs w:val="23"/>
        </w:rPr>
        <w:t>.</w:t>
      </w:r>
      <w:r w:rsidRPr="00A278CF">
        <w:rPr>
          <w:rFonts w:eastAsia="Times New Roman" w:cstheme="minorHAnsi"/>
          <w:sz w:val="23"/>
          <w:szCs w:val="23"/>
        </w:rPr>
        <w:t xml:space="preserve"> </w:t>
      </w:r>
    </w:p>
    <w:p w14:paraId="06D7ACEB" w14:textId="31067E1D" w:rsidR="00315AE7" w:rsidRPr="00315AE7" w:rsidRDefault="00315AE7" w:rsidP="00DE3B54">
      <w:pPr>
        <w:spacing w:line="276" w:lineRule="auto"/>
        <w:ind w:left="567"/>
        <w:rPr>
          <w:rFonts w:eastAsia="Times New Roman" w:cstheme="minorHAnsi"/>
          <w:color w:val="2F5496" w:themeColor="accent1" w:themeShade="BF"/>
          <w:sz w:val="23"/>
          <w:szCs w:val="23"/>
        </w:rPr>
      </w:pPr>
      <w:r w:rsidRPr="000E6ADE">
        <w:rPr>
          <w:rFonts w:eastAsia="Times New Roman" w:cstheme="minorHAnsi"/>
          <w:color w:val="2F5496" w:themeColor="accent1" w:themeShade="BF"/>
          <w:sz w:val="23"/>
          <w:szCs w:val="23"/>
        </w:rPr>
        <w:t xml:space="preserve">Thanks for </w:t>
      </w:r>
      <w:r>
        <w:rPr>
          <w:rFonts w:eastAsia="Times New Roman" w:cstheme="minorHAnsi"/>
          <w:color w:val="2F5496" w:themeColor="accent1" w:themeShade="BF"/>
          <w:sz w:val="23"/>
          <w:szCs w:val="23"/>
        </w:rPr>
        <w:t>confirming the value of this study.</w:t>
      </w:r>
    </w:p>
    <w:p w14:paraId="61C40EB1" w14:textId="6120FD65" w:rsidR="00E16951" w:rsidRDefault="00A278CF" w:rsidP="00DE3B54">
      <w:pPr>
        <w:spacing w:line="276" w:lineRule="auto"/>
        <w:rPr>
          <w:rFonts w:eastAsia="Times New Roman" w:cstheme="minorHAnsi"/>
          <w:sz w:val="23"/>
          <w:szCs w:val="23"/>
        </w:rPr>
      </w:pPr>
      <w:r w:rsidRPr="00A278CF">
        <w:rPr>
          <w:rFonts w:eastAsia="Times New Roman" w:cstheme="minorHAnsi"/>
          <w:sz w:val="23"/>
          <w:szCs w:val="23"/>
        </w:rPr>
        <w:t>However, this method focuses on the characteristics of images (</w:t>
      </w:r>
      <w:r w:rsidR="002D2E86" w:rsidRPr="00A278CF">
        <w:rPr>
          <w:rFonts w:eastAsia="Times New Roman" w:cstheme="minorHAnsi"/>
          <w:sz w:val="23"/>
          <w:szCs w:val="23"/>
        </w:rPr>
        <w:t>i.e.,</w:t>
      </w:r>
      <w:r w:rsidRPr="00A278CF">
        <w:rPr>
          <w:rFonts w:eastAsia="Times New Roman" w:cstheme="minorHAnsi"/>
          <w:sz w:val="23"/>
          <w:szCs w:val="23"/>
        </w:rPr>
        <w:t xml:space="preserve"> urban land use landscape), rather than understanding the process of urban growth from the driving factors (</w:t>
      </w:r>
      <w:r w:rsidR="002D2E86" w:rsidRPr="00A278CF">
        <w:rPr>
          <w:rFonts w:eastAsia="Times New Roman" w:cstheme="minorHAnsi"/>
          <w:sz w:val="23"/>
          <w:szCs w:val="23"/>
        </w:rPr>
        <w:t>i.e.,</w:t>
      </w:r>
      <w:r w:rsidRPr="00A278CF">
        <w:rPr>
          <w:rFonts w:eastAsia="Times New Roman" w:cstheme="minorHAnsi"/>
          <w:sz w:val="23"/>
          <w:szCs w:val="23"/>
        </w:rPr>
        <w:t xml:space="preserve"> the combined effects of nature and society, etc.) that drive landscape evolution. Therefore, this method cannot understand the </w:t>
      </w:r>
      <w:bookmarkStart w:id="202" w:name="_Hlk101882191"/>
      <w:r w:rsidRPr="00A278CF">
        <w:rPr>
          <w:rFonts w:eastAsia="Times New Roman" w:cstheme="minorHAnsi"/>
          <w:sz w:val="23"/>
          <w:szCs w:val="23"/>
        </w:rPr>
        <w:t>mechanism of urban evolution</w:t>
      </w:r>
      <w:bookmarkEnd w:id="202"/>
      <w:r w:rsidRPr="00A278CF">
        <w:rPr>
          <w:rFonts w:eastAsia="Times New Roman" w:cstheme="minorHAnsi"/>
          <w:sz w:val="23"/>
          <w:szCs w:val="23"/>
        </w:rPr>
        <w:t xml:space="preserve">. </w:t>
      </w:r>
    </w:p>
    <w:p w14:paraId="49A5E3E2" w14:textId="5BC4C5FB" w:rsidR="00315AE7" w:rsidRDefault="0049600B"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T</w:t>
      </w:r>
      <w:r w:rsidR="00ED1A82" w:rsidRPr="001E6E10">
        <w:rPr>
          <w:rFonts w:eastAsia="Times New Roman" w:cstheme="minorHAnsi"/>
          <w:color w:val="2F5496" w:themeColor="accent1" w:themeShade="BF"/>
          <w:sz w:val="23"/>
          <w:szCs w:val="23"/>
        </w:rPr>
        <w:t xml:space="preserve">here </w:t>
      </w:r>
      <w:r w:rsidR="00B5754D" w:rsidRPr="001E6E10">
        <w:rPr>
          <w:rFonts w:eastAsia="Times New Roman" w:cstheme="minorHAnsi"/>
          <w:color w:val="2F5496" w:themeColor="accent1" w:themeShade="BF"/>
          <w:sz w:val="23"/>
          <w:szCs w:val="23"/>
        </w:rPr>
        <w:t>are</w:t>
      </w:r>
      <w:r w:rsidR="00ED1A82" w:rsidRPr="001E6E10">
        <w:rPr>
          <w:rFonts w:eastAsia="Times New Roman" w:cstheme="minorHAnsi"/>
          <w:color w:val="2F5496" w:themeColor="accent1" w:themeShade="BF"/>
          <w:sz w:val="23"/>
          <w:szCs w:val="23"/>
        </w:rPr>
        <w:t xml:space="preserve"> two </w:t>
      </w:r>
      <w:r w:rsidR="005E0F44" w:rsidRPr="001E6E10">
        <w:rPr>
          <w:rFonts w:eastAsia="Times New Roman" w:cstheme="minorHAnsi"/>
          <w:color w:val="2F5496" w:themeColor="accent1" w:themeShade="BF"/>
          <w:sz w:val="23"/>
          <w:szCs w:val="23"/>
        </w:rPr>
        <w:t xml:space="preserve">types of CA-based urban </w:t>
      </w:r>
      <w:r w:rsidR="0017377C">
        <w:rPr>
          <w:rFonts w:eastAsia="Times New Roman" w:cstheme="minorHAnsi"/>
          <w:color w:val="2F5496" w:themeColor="accent1" w:themeShade="BF"/>
          <w:sz w:val="23"/>
          <w:szCs w:val="23"/>
        </w:rPr>
        <w:t>land-use</w:t>
      </w:r>
      <w:r w:rsidR="005E0F44" w:rsidRPr="001E6E10">
        <w:rPr>
          <w:rFonts w:eastAsia="Times New Roman" w:cstheme="minorHAnsi"/>
          <w:color w:val="2F5496" w:themeColor="accent1" w:themeShade="BF"/>
          <w:sz w:val="23"/>
          <w:szCs w:val="23"/>
        </w:rPr>
        <w:t xml:space="preserve"> simulation models: the one is called </w:t>
      </w:r>
      <w:r w:rsidR="00B5754D" w:rsidRPr="001E6E10">
        <w:rPr>
          <w:rFonts w:eastAsia="Times New Roman" w:cstheme="minorHAnsi"/>
          <w:color w:val="2F5496" w:themeColor="accent1" w:themeShade="BF"/>
          <w:sz w:val="23"/>
          <w:szCs w:val="23"/>
        </w:rPr>
        <w:t xml:space="preserve">the </w:t>
      </w:r>
      <w:r w:rsidR="006F08BE" w:rsidRPr="001E6E10">
        <w:rPr>
          <w:rFonts w:eastAsia="Times New Roman" w:cstheme="minorHAnsi"/>
          <w:color w:val="2F5496" w:themeColor="accent1" w:themeShade="BF"/>
          <w:sz w:val="23"/>
          <w:szCs w:val="23"/>
        </w:rPr>
        <w:t>regressive</w:t>
      </w:r>
      <w:r w:rsidR="007A3057" w:rsidRPr="001E6E10">
        <w:rPr>
          <w:rFonts w:eastAsia="Times New Roman" w:cstheme="minorHAnsi"/>
          <w:color w:val="2F5496" w:themeColor="accent1" w:themeShade="BF"/>
          <w:sz w:val="23"/>
          <w:szCs w:val="23"/>
        </w:rPr>
        <w:t xml:space="preserve"> model </w:t>
      </w:r>
      <w:r w:rsidR="00472621" w:rsidRPr="001E6E10">
        <w:rPr>
          <w:rFonts w:eastAsia="Times New Roman" w:cstheme="minorHAnsi"/>
          <w:color w:val="2F5496" w:themeColor="accent1" w:themeShade="BF"/>
          <w:sz w:val="23"/>
          <w:szCs w:val="23"/>
        </w:rPr>
        <w:t>which</w:t>
      </w:r>
      <w:r w:rsidR="007A3057" w:rsidRPr="001E6E10">
        <w:rPr>
          <w:rFonts w:eastAsia="Times New Roman" w:cstheme="minorHAnsi"/>
          <w:color w:val="2F5496" w:themeColor="accent1" w:themeShade="BF"/>
          <w:sz w:val="23"/>
          <w:szCs w:val="23"/>
        </w:rPr>
        <w:t xml:space="preserve"> focu</w:t>
      </w:r>
      <w:r w:rsidR="00472621" w:rsidRPr="001E6E10">
        <w:rPr>
          <w:rFonts w:eastAsia="Times New Roman" w:cstheme="minorHAnsi"/>
          <w:color w:val="2F5496" w:themeColor="accent1" w:themeShade="BF"/>
          <w:sz w:val="23"/>
          <w:szCs w:val="23"/>
        </w:rPr>
        <w:t>se</w:t>
      </w:r>
      <w:r w:rsidR="007A3057" w:rsidRPr="001E6E10">
        <w:rPr>
          <w:rFonts w:eastAsia="Times New Roman" w:cstheme="minorHAnsi"/>
          <w:color w:val="2F5496" w:themeColor="accent1" w:themeShade="BF"/>
          <w:sz w:val="23"/>
          <w:szCs w:val="23"/>
        </w:rPr>
        <w:t xml:space="preserve">s on </w:t>
      </w:r>
      <w:r w:rsidR="00544C38" w:rsidRPr="001E6E10">
        <w:rPr>
          <w:rFonts w:eastAsia="Times New Roman" w:cstheme="minorHAnsi"/>
          <w:color w:val="2F5496" w:themeColor="accent1" w:themeShade="BF"/>
          <w:sz w:val="23"/>
          <w:szCs w:val="23"/>
        </w:rPr>
        <w:t>increas</w:t>
      </w:r>
      <w:r w:rsidR="005A05B5" w:rsidRPr="001E6E10">
        <w:rPr>
          <w:rFonts w:eastAsia="Times New Roman" w:cstheme="minorHAnsi"/>
          <w:color w:val="2F5496" w:themeColor="accent1" w:themeShade="BF"/>
          <w:sz w:val="23"/>
          <w:szCs w:val="23"/>
        </w:rPr>
        <w:t>ing</w:t>
      </w:r>
      <w:r w:rsidR="00544C38" w:rsidRPr="001E6E10">
        <w:rPr>
          <w:rFonts w:eastAsia="Times New Roman" w:cstheme="minorHAnsi"/>
          <w:color w:val="2F5496" w:themeColor="accent1" w:themeShade="BF"/>
          <w:sz w:val="23"/>
          <w:szCs w:val="23"/>
        </w:rPr>
        <w:t xml:space="preserve"> the simulation accuracy and </w:t>
      </w:r>
      <w:r w:rsidR="007A3057" w:rsidRPr="001E6E10">
        <w:rPr>
          <w:rFonts w:eastAsia="Times New Roman" w:cstheme="minorHAnsi"/>
          <w:color w:val="2F5496" w:themeColor="accent1" w:themeShade="BF"/>
          <w:sz w:val="23"/>
          <w:szCs w:val="23"/>
        </w:rPr>
        <w:t>finding the optimum function</w:t>
      </w:r>
      <w:r w:rsidR="00FE78C4" w:rsidRPr="001E6E10">
        <w:rPr>
          <w:rFonts w:eastAsia="Times New Roman" w:cstheme="minorHAnsi"/>
          <w:color w:val="2F5496" w:themeColor="accent1" w:themeShade="BF"/>
          <w:sz w:val="23"/>
          <w:szCs w:val="23"/>
        </w:rPr>
        <w:t xml:space="preserve">s to </w:t>
      </w:r>
      <w:r w:rsidR="00984C12" w:rsidRPr="001E6E10">
        <w:rPr>
          <w:rFonts w:eastAsia="Times New Roman" w:cstheme="minorHAnsi"/>
          <w:color w:val="2F5496" w:themeColor="accent1" w:themeShade="BF"/>
          <w:sz w:val="23"/>
          <w:szCs w:val="23"/>
        </w:rPr>
        <w:t>compose drivers (e.g., suitability, proximity, stoc</w:t>
      </w:r>
      <w:r w:rsidR="0025050E" w:rsidRPr="001E6E10">
        <w:rPr>
          <w:rFonts w:eastAsia="Times New Roman" w:cstheme="minorHAnsi"/>
          <w:color w:val="2F5496" w:themeColor="accent1" w:themeShade="BF"/>
          <w:sz w:val="23"/>
          <w:szCs w:val="23"/>
        </w:rPr>
        <w:t>h</w:t>
      </w:r>
      <w:r w:rsidR="00984C12" w:rsidRPr="001E6E10">
        <w:rPr>
          <w:rFonts w:eastAsia="Times New Roman" w:cstheme="minorHAnsi"/>
          <w:color w:val="2F5496" w:themeColor="accent1" w:themeShade="BF"/>
          <w:sz w:val="23"/>
          <w:szCs w:val="23"/>
        </w:rPr>
        <w:t>astic</w:t>
      </w:r>
      <w:r w:rsidR="0025050E" w:rsidRPr="001E6E10">
        <w:rPr>
          <w:rFonts w:eastAsia="Times New Roman" w:cstheme="minorHAnsi"/>
          <w:color w:val="2F5496" w:themeColor="accent1" w:themeShade="BF"/>
          <w:sz w:val="23"/>
          <w:szCs w:val="23"/>
        </w:rPr>
        <w:t xml:space="preserve"> factors, etc.</w:t>
      </w:r>
      <w:r w:rsidR="00984C12" w:rsidRPr="001E6E10">
        <w:rPr>
          <w:rFonts w:eastAsia="Times New Roman" w:cstheme="minorHAnsi"/>
          <w:color w:val="2F5496" w:themeColor="accent1" w:themeShade="BF"/>
          <w:sz w:val="23"/>
          <w:szCs w:val="23"/>
        </w:rPr>
        <w:t>)</w:t>
      </w:r>
      <w:r w:rsidR="005E1C36" w:rsidRPr="001E6E10">
        <w:rPr>
          <w:rFonts w:eastAsia="Times New Roman" w:cstheme="minorHAnsi"/>
          <w:color w:val="2F5496" w:themeColor="accent1" w:themeShade="BF"/>
          <w:sz w:val="23"/>
          <w:szCs w:val="23"/>
        </w:rPr>
        <w:t xml:space="preserve"> into transition rules</w:t>
      </w:r>
      <w:sdt>
        <w:sdtPr>
          <w:rPr>
            <w:rFonts w:ascii="Calibri" w:hAnsi="Calibri" w:cs="Calibri"/>
            <w:color w:val="2F5496" w:themeColor="accent1" w:themeShade="BF"/>
            <w:sz w:val="23"/>
            <w:szCs w:val="23"/>
          </w:rPr>
          <w:alias w:val="To edit, see citavi.com/edit"/>
          <w:tag w:val="CitaviPlaceholder#c6a6d84a-7ce6-4bc6-aa09-cd574b0e0792"/>
          <w:id w:val="449141033"/>
          <w:placeholder>
            <w:docPart w:val="8C67D62C4A4C4F62BAF5FBE0029BFC49"/>
          </w:placeholder>
        </w:sdtPr>
        <w:sdtEndPr/>
        <w:sdtContent>
          <w:r w:rsidR="001E6E10">
            <w:rPr>
              <w:rFonts w:ascii="Calibri" w:hAnsi="Calibri" w:cs="Calibri"/>
              <w:color w:val="2F5496" w:themeColor="accent1" w:themeShade="BF"/>
              <w:sz w:val="23"/>
              <w:szCs w:val="23"/>
            </w:rPr>
            <w:t xml:space="preserve"> </w:t>
          </w:r>
          <w:r w:rsidR="00177B80" w:rsidRPr="001E6E10">
            <w:rPr>
              <w:rFonts w:ascii="Calibri" w:hAnsi="Calibri" w:cs="Calibri"/>
              <w:noProof/>
              <w:color w:val="2F5496" w:themeColor="accent1" w:themeShade="BF"/>
              <w:sz w:val="23"/>
              <w:szCs w:val="23"/>
            </w:rPr>
            <w:fldChar w:fldCharType="begin"/>
          </w:r>
          <w:r w:rsidR="0014487E">
            <w:rPr>
              <w:rFonts w:ascii="Calibri" w:hAnsi="Calibri" w:cs="Calibri"/>
              <w:noProof/>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OWU2NGZlLWU2ZTEtNDIwZC1hYTdiLTM3MzI1NGE2ZTM0MCIsIlJhbmdlTGVuZ3RoIjoyMSwiUmVmZXJlbmNlSWQiOiJiMjQzYTc3OC03MmE3LTQwM2ItOTViMC05NDUzNDAyMWY3Nj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ODAvMTAxMDYwNDkuMjAyMC4xNzIzNzE0IiwiVXJpU3RyaW5nIjoiaHR0cHM6Ly9kb2kub3JnLzEwLjEwODAvMTAxMDYwNDkuMjAyMC4xNzIzNzE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wMTYvai5jb21wZW52dXJic3lzLjIwMTcuMDQuMDAyIiwiVXJpU3RyaW5nIjoiaHR0cHM6Ly9kb2kub3JnLzEwLjEwMTYvai5jb21wZW52dXJic3lzLjIwMTcuMDQuMDAy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}</w:instrText>
          </w:r>
          <w:r w:rsidR="00177B80" w:rsidRPr="001E6E10">
            <w:rPr>
              <w:rFonts w:ascii="Calibri" w:hAnsi="Calibri" w:cs="Calibri"/>
              <w:noProof/>
              <w:color w:val="2F5496" w:themeColor="accent1" w:themeShade="BF"/>
              <w:sz w:val="23"/>
              <w:szCs w:val="23"/>
            </w:rPr>
            <w:fldChar w:fldCharType="separate"/>
          </w:r>
          <w:r w:rsidR="00DA43F4">
            <w:rPr>
              <w:rFonts w:ascii="Calibri" w:hAnsi="Calibri" w:cs="Calibri"/>
              <w:noProof/>
              <w:color w:val="2F5496" w:themeColor="accent1" w:themeShade="BF"/>
              <w:sz w:val="23"/>
              <w:szCs w:val="23"/>
            </w:rPr>
            <w:t>(Gantumur et al. 2020; Shafizadeh-Moghadam et al. 2017)</w:t>
          </w:r>
          <w:r w:rsidR="00177B80" w:rsidRPr="001E6E10">
            <w:rPr>
              <w:rFonts w:ascii="Calibri" w:hAnsi="Calibri" w:cs="Calibri"/>
              <w:noProof/>
              <w:color w:val="2F5496" w:themeColor="accent1" w:themeShade="BF"/>
              <w:sz w:val="23"/>
              <w:szCs w:val="23"/>
            </w:rPr>
            <w:fldChar w:fldCharType="end"/>
          </w:r>
        </w:sdtContent>
      </w:sdt>
      <w:r w:rsidR="005E1C36" w:rsidRPr="001E6E10">
        <w:rPr>
          <w:rFonts w:eastAsia="Times New Roman" w:cstheme="minorHAnsi"/>
          <w:color w:val="2F5496" w:themeColor="accent1" w:themeShade="BF"/>
          <w:sz w:val="23"/>
          <w:szCs w:val="23"/>
        </w:rPr>
        <w:t>. The other</w:t>
      </w:r>
      <w:r w:rsidR="001F0E52" w:rsidRPr="001E6E10">
        <w:rPr>
          <w:rFonts w:eastAsia="Times New Roman" w:cstheme="minorHAnsi"/>
          <w:color w:val="2F5496" w:themeColor="accent1" w:themeShade="BF"/>
          <w:sz w:val="23"/>
          <w:szCs w:val="23"/>
        </w:rPr>
        <w:t xml:space="preserve"> one</w:t>
      </w:r>
      <w:r w:rsidR="005E1C36" w:rsidRPr="001E6E10">
        <w:rPr>
          <w:rFonts w:eastAsia="Times New Roman" w:cstheme="minorHAnsi"/>
          <w:color w:val="2F5496" w:themeColor="accent1" w:themeShade="BF"/>
          <w:sz w:val="23"/>
          <w:szCs w:val="23"/>
        </w:rPr>
        <w:t xml:space="preserve">, often called </w:t>
      </w:r>
      <w:r w:rsidR="00C37FC2" w:rsidRPr="001E6E10">
        <w:rPr>
          <w:rFonts w:eastAsia="Times New Roman" w:cstheme="minorHAnsi"/>
          <w:color w:val="2F5496" w:themeColor="accent1" w:themeShade="BF"/>
          <w:sz w:val="23"/>
          <w:szCs w:val="23"/>
        </w:rPr>
        <w:t xml:space="preserve">the </w:t>
      </w:r>
      <w:r w:rsidR="005E1C36" w:rsidRPr="001E6E10">
        <w:rPr>
          <w:rFonts w:eastAsia="Times New Roman" w:cstheme="minorHAnsi"/>
          <w:color w:val="2F5496" w:themeColor="accent1" w:themeShade="BF"/>
          <w:sz w:val="23"/>
          <w:szCs w:val="23"/>
        </w:rPr>
        <w:t xml:space="preserve">participatory model, </w:t>
      </w:r>
      <w:r w:rsidR="00C37FC2" w:rsidRPr="001E6E10">
        <w:rPr>
          <w:rFonts w:eastAsia="Times New Roman" w:cstheme="minorHAnsi"/>
          <w:color w:val="2F5496" w:themeColor="accent1" w:themeShade="BF"/>
          <w:sz w:val="23"/>
          <w:szCs w:val="23"/>
        </w:rPr>
        <w:t xml:space="preserve">emphasizes </w:t>
      </w:r>
      <w:r w:rsidR="009273ED" w:rsidRPr="001E6E10">
        <w:rPr>
          <w:rFonts w:eastAsia="Times New Roman" w:cstheme="minorHAnsi"/>
          <w:color w:val="2F5496" w:themeColor="accent1" w:themeShade="BF"/>
          <w:sz w:val="23"/>
          <w:szCs w:val="23"/>
        </w:rPr>
        <w:t xml:space="preserve">balancing the </w:t>
      </w:r>
      <w:r w:rsidR="001F0E52" w:rsidRPr="001E6E10">
        <w:rPr>
          <w:rFonts w:eastAsia="Times New Roman" w:cstheme="minorHAnsi"/>
          <w:color w:val="2F5496" w:themeColor="accent1" w:themeShade="BF"/>
          <w:sz w:val="23"/>
          <w:szCs w:val="23"/>
        </w:rPr>
        <w:t>interests of sta</w:t>
      </w:r>
      <w:ins w:id="203" w:author="Brett Bryan" w:date="2022-05-02T13:09:00Z">
        <w:r w:rsidR="00EC583C">
          <w:rPr>
            <w:rFonts w:eastAsia="Times New Roman" w:cstheme="minorHAnsi"/>
            <w:color w:val="2F5496" w:themeColor="accent1" w:themeShade="BF"/>
            <w:sz w:val="23"/>
            <w:szCs w:val="23"/>
          </w:rPr>
          <w:t>k</w:t>
        </w:r>
      </w:ins>
      <w:del w:id="204" w:author="Brett Bryan" w:date="2022-05-02T13:09:00Z">
        <w:r w:rsidR="001F0E52" w:rsidRPr="001E6E10" w:rsidDel="00EC583C">
          <w:rPr>
            <w:rFonts w:eastAsia="Times New Roman" w:cstheme="minorHAnsi"/>
            <w:color w:val="2F5496" w:themeColor="accent1" w:themeShade="BF"/>
            <w:sz w:val="23"/>
            <w:szCs w:val="23"/>
          </w:rPr>
          <w:delText>t</w:delText>
        </w:r>
      </w:del>
      <w:r w:rsidR="001F0E52" w:rsidRPr="001E6E10">
        <w:rPr>
          <w:rFonts w:eastAsia="Times New Roman" w:cstheme="minorHAnsi"/>
          <w:color w:val="2F5496" w:themeColor="accent1" w:themeShade="BF"/>
          <w:sz w:val="23"/>
          <w:szCs w:val="23"/>
        </w:rPr>
        <w:t>e</w:t>
      </w:r>
      <w:del w:id="205" w:author="Brett Bryan" w:date="2022-05-02T13:09:00Z">
        <w:r w:rsidR="001F0E52" w:rsidRPr="001E6E10" w:rsidDel="00EC583C">
          <w:rPr>
            <w:rFonts w:eastAsia="Times New Roman" w:cstheme="minorHAnsi"/>
            <w:color w:val="2F5496" w:themeColor="accent1" w:themeShade="BF"/>
            <w:sz w:val="23"/>
            <w:szCs w:val="23"/>
          </w:rPr>
          <w:delText>-</w:delText>
        </w:r>
      </w:del>
      <w:r w:rsidR="001F0E52" w:rsidRPr="001E6E10">
        <w:rPr>
          <w:rFonts w:eastAsia="Times New Roman" w:cstheme="minorHAnsi"/>
          <w:color w:val="2F5496" w:themeColor="accent1" w:themeShade="BF"/>
          <w:sz w:val="23"/>
          <w:szCs w:val="23"/>
        </w:rPr>
        <w:t xml:space="preserve">holders </w:t>
      </w:r>
      <w:del w:id="206" w:author="Brett Bryan" w:date="2022-05-02T13:10:00Z">
        <w:r w:rsidR="001F0E52" w:rsidRPr="001E6E10" w:rsidDel="00AB533F">
          <w:rPr>
            <w:rFonts w:eastAsia="Times New Roman" w:cstheme="minorHAnsi"/>
            <w:color w:val="2F5496" w:themeColor="accent1" w:themeShade="BF"/>
            <w:sz w:val="23"/>
            <w:szCs w:val="23"/>
          </w:rPr>
          <w:delText xml:space="preserve">and </w:delText>
        </w:r>
        <w:r w:rsidR="00483E17" w:rsidRPr="001E6E10" w:rsidDel="00476E56">
          <w:rPr>
            <w:rFonts w:eastAsia="Times New Roman" w:cstheme="minorHAnsi"/>
            <w:color w:val="2F5496" w:themeColor="accent1" w:themeShade="BF"/>
            <w:sz w:val="23"/>
            <w:szCs w:val="23"/>
          </w:rPr>
          <w:delText>materializ</w:delText>
        </w:r>
        <w:r w:rsidR="002756CC" w:rsidRPr="001E6E10" w:rsidDel="00476E56">
          <w:rPr>
            <w:rFonts w:eastAsia="Times New Roman" w:cstheme="minorHAnsi"/>
            <w:color w:val="2F5496" w:themeColor="accent1" w:themeShade="BF"/>
            <w:sz w:val="23"/>
            <w:szCs w:val="23"/>
          </w:rPr>
          <w:delText>ing</w:delText>
        </w:r>
        <w:r w:rsidR="00483E17" w:rsidRPr="001E6E10" w:rsidDel="00476E56">
          <w:rPr>
            <w:rFonts w:eastAsia="Times New Roman" w:cstheme="minorHAnsi"/>
            <w:color w:val="2F5496" w:themeColor="accent1" w:themeShade="BF"/>
            <w:sz w:val="23"/>
            <w:szCs w:val="23"/>
          </w:rPr>
          <w:delText xml:space="preserve"> different </w:delText>
        </w:r>
        <w:r w:rsidR="002756CC" w:rsidRPr="001E6E10" w:rsidDel="00476E56">
          <w:rPr>
            <w:rFonts w:eastAsia="Times New Roman" w:cstheme="minorHAnsi"/>
            <w:color w:val="2F5496" w:themeColor="accent1" w:themeShade="BF"/>
            <w:sz w:val="23"/>
            <w:szCs w:val="23"/>
          </w:rPr>
          <w:delText>appeals</w:delText>
        </w:r>
        <w:r w:rsidR="002756CC" w:rsidRPr="001E6E10" w:rsidDel="00AB533F">
          <w:rPr>
            <w:rFonts w:eastAsia="Times New Roman" w:cstheme="minorHAnsi"/>
            <w:color w:val="2F5496" w:themeColor="accent1" w:themeShade="BF"/>
            <w:sz w:val="23"/>
            <w:szCs w:val="23"/>
          </w:rPr>
          <w:delText xml:space="preserve"> </w:delText>
        </w:r>
      </w:del>
      <w:r w:rsidR="00BC1B59" w:rsidRPr="001E6E10">
        <w:rPr>
          <w:rFonts w:eastAsia="Times New Roman" w:cstheme="minorHAnsi"/>
          <w:color w:val="2F5496" w:themeColor="accent1" w:themeShade="BF"/>
          <w:sz w:val="23"/>
          <w:szCs w:val="23"/>
        </w:rPr>
        <w:t xml:space="preserve">in the urbanization process to reveal the </w:t>
      </w:r>
      <w:r w:rsidR="001101E2" w:rsidRPr="001E6E10">
        <w:rPr>
          <w:rFonts w:eastAsia="Times New Roman" w:cstheme="minorHAnsi"/>
          <w:color w:val="2F5496" w:themeColor="accent1" w:themeShade="BF"/>
          <w:sz w:val="23"/>
          <w:szCs w:val="23"/>
        </w:rPr>
        <w:t>mechanism</w:t>
      </w:r>
      <w:r w:rsidR="00645043" w:rsidRPr="001E6E10">
        <w:rPr>
          <w:rFonts w:eastAsia="Times New Roman" w:cstheme="minorHAnsi"/>
          <w:color w:val="2F5496" w:themeColor="accent1" w:themeShade="BF"/>
          <w:sz w:val="23"/>
          <w:szCs w:val="23"/>
        </w:rPr>
        <w:t>s/drivers</w:t>
      </w:r>
      <w:r w:rsidR="001101E2" w:rsidRPr="001E6E10">
        <w:rPr>
          <w:rFonts w:eastAsia="Times New Roman" w:cstheme="minorHAnsi"/>
          <w:color w:val="2F5496" w:themeColor="accent1" w:themeShade="BF"/>
          <w:sz w:val="23"/>
          <w:szCs w:val="23"/>
        </w:rPr>
        <w:t xml:space="preserve"> behind </w:t>
      </w:r>
      <w:del w:id="207" w:author="Brett Bryan" w:date="2022-05-02T13:10:00Z">
        <w:r w:rsidR="001101E2" w:rsidRPr="001E6E10" w:rsidDel="00AB533F">
          <w:rPr>
            <w:rFonts w:eastAsia="Times New Roman" w:cstheme="minorHAnsi"/>
            <w:color w:val="2F5496" w:themeColor="accent1" w:themeShade="BF"/>
            <w:sz w:val="23"/>
            <w:szCs w:val="23"/>
          </w:rPr>
          <w:delText xml:space="preserve">the </w:delText>
        </w:r>
      </w:del>
      <w:r w:rsidR="001101E2" w:rsidRPr="001E6E10">
        <w:rPr>
          <w:rFonts w:eastAsia="Times New Roman" w:cstheme="minorHAnsi"/>
          <w:color w:val="2F5496" w:themeColor="accent1" w:themeShade="BF"/>
          <w:sz w:val="23"/>
          <w:szCs w:val="23"/>
        </w:rPr>
        <w:t>urban land-use change</w:t>
      </w:r>
      <w:r w:rsidR="00F751DC" w:rsidRPr="001E6E10">
        <w:rPr>
          <w:rFonts w:ascii="Calibri" w:hAnsi="Calibri" w:cs="Calibri"/>
          <w:color w:val="2F5496" w:themeColor="accent1" w:themeShade="BF"/>
          <w:sz w:val="23"/>
          <w:szCs w:val="23"/>
        </w:rPr>
        <w:t xml:space="preserve"> </w:t>
      </w:r>
      <w:sdt>
        <w:sdtPr>
          <w:rPr>
            <w:rFonts w:ascii="Calibri" w:hAnsi="Calibri" w:cs="Calibri"/>
            <w:color w:val="2F5496" w:themeColor="accent1" w:themeShade="BF"/>
            <w:sz w:val="23"/>
            <w:szCs w:val="23"/>
          </w:rPr>
          <w:alias w:val="To edit, see citavi.com/edit"/>
          <w:tag w:val="CitaviPlaceholder#154afe96-1df9-4dfb-968c-fb1508696548"/>
          <w:id w:val="1526236021"/>
          <w:placeholder>
            <w:docPart w:val="62B642D1D5A04B068F55DC77EDD14621"/>
          </w:placeholder>
        </w:sdtPr>
        <w:sdtEndPr/>
        <w:sdtContent>
          <w:r w:rsidR="00F751DC" w:rsidRPr="001E6E10">
            <w:rPr>
              <w:rFonts w:ascii="Calibri" w:hAnsi="Calibri" w:cs="Calibri"/>
              <w:noProof/>
              <w:color w:val="2F5496" w:themeColor="accent1" w:themeShade="BF"/>
              <w:sz w:val="23"/>
              <w:szCs w:val="23"/>
            </w:rPr>
            <w:fldChar w:fldCharType="begin"/>
          </w:r>
          <w:r w:rsidR="005D7009">
            <w:rPr>
              <w:rFonts w:ascii="Calibri" w:hAnsi="Calibri" w:cs="Calibri"/>
              <w:noProof/>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ZDM3NTE5LTIxYWMtNGE3OC04YzcyLTUxM2ZmYjY2OGM0MyIsIlJhbmdlTGVuZ3RoIjoyNCwiUmVmZXJlbmNlSWQiOiI2ZDhmZjljMS04ZDg4LTRlZGUtYWJiMy1kOTQxZDkxZDQ5Z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jb21wZW52dXJic3lzLjIwMjAuMTAxNTI1IiwiVXJpU3RyaW5nIjoiaHR0cHM6Ly9kb2kub3JnLzEwLjEwMTYvai5jb21wZW52dXJic3lzLjIwMjAuMTAxNTI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xMDE2L2oubGFuZHVzZXBvbC4yMDE5LjEwNDQxNCIsIlVyaVN0cmluZyI6Imh0dHBzOi8vZG9pLm9yZy8xMC4xMDE2L2oubGFuZHVzZXBvbC4yMDE5LjEwNDQxN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}</w:instrText>
          </w:r>
          <w:r w:rsidR="00F751DC" w:rsidRPr="001E6E10">
            <w:rPr>
              <w:rFonts w:ascii="Calibri" w:hAnsi="Calibri" w:cs="Calibri"/>
              <w:noProof/>
              <w:color w:val="2F5496" w:themeColor="accent1" w:themeShade="BF"/>
              <w:sz w:val="23"/>
              <w:szCs w:val="23"/>
            </w:rPr>
            <w:fldChar w:fldCharType="separate"/>
          </w:r>
          <w:r w:rsidR="00DA43F4">
            <w:rPr>
              <w:rFonts w:ascii="Calibri" w:hAnsi="Calibri" w:cs="Calibri"/>
              <w:noProof/>
              <w:color w:val="2F5496" w:themeColor="accent1" w:themeShade="BF"/>
              <w:sz w:val="23"/>
              <w:szCs w:val="23"/>
            </w:rPr>
            <w:t>(Clarke and Johnson 2020; Mansour et al. 2020)</w:t>
          </w:r>
          <w:r w:rsidR="00F751DC" w:rsidRPr="001E6E10">
            <w:rPr>
              <w:rFonts w:ascii="Calibri" w:hAnsi="Calibri" w:cs="Calibri"/>
              <w:noProof/>
              <w:color w:val="2F5496" w:themeColor="accent1" w:themeShade="BF"/>
              <w:sz w:val="23"/>
              <w:szCs w:val="23"/>
            </w:rPr>
            <w:fldChar w:fldCharType="end"/>
          </w:r>
        </w:sdtContent>
      </w:sdt>
      <w:r w:rsidR="001101E2" w:rsidRPr="001E6E10">
        <w:rPr>
          <w:rFonts w:eastAsia="Times New Roman" w:cstheme="minorHAnsi"/>
          <w:color w:val="2F5496" w:themeColor="accent1" w:themeShade="BF"/>
          <w:sz w:val="23"/>
          <w:szCs w:val="23"/>
        </w:rPr>
        <w:t>.</w:t>
      </w:r>
    </w:p>
    <w:p w14:paraId="2EFC7718" w14:textId="624C0424" w:rsidR="005D544D" w:rsidRDefault="00E1594F"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The U-Net </w:t>
      </w:r>
      <w:r w:rsidR="009B1929">
        <w:rPr>
          <w:rFonts w:eastAsia="Times New Roman" w:cstheme="minorHAnsi"/>
          <w:color w:val="2F5496" w:themeColor="accent1" w:themeShade="BF"/>
          <w:sz w:val="23"/>
          <w:szCs w:val="23"/>
        </w:rPr>
        <w:t xml:space="preserve">shares </w:t>
      </w:r>
      <w:r w:rsidR="00A479CC">
        <w:rPr>
          <w:rFonts w:eastAsia="Times New Roman" w:cstheme="minorHAnsi"/>
          <w:color w:val="2F5496" w:themeColor="accent1" w:themeShade="BF"/>
          <w:sz w:val="23"/>
          <w:szCs w:val="23"/>
        </w:rPr>
        <w:t xml:space="preserve">the same goal </w:t>
      </w:r>
      <w:del w:id="208" w:author="Brett Bryan" w:date="2022-05-02T13:10:00Z">
        <w:r w:rsidR="00A479CC" w:rsidDel="008C2F1A">
          <w:rPr>
            <w:rFonts w:eastAsia="Times New Roman" w:cstheme="minorHAnsi"/>
            <w:color w:val="2F5496" w:themeColor="accent1" w:themeShade="BF"/>
            <w:sz w:val="23"/>
            <w:szCs w:val="23"/>
          </w:rPr>
          <w:delText>with</w:delText>
        </w:r>
        <w:r w:rsidR="009B1929" w:rsidRPr="009B1929" w:rsidDel="008C2F1A">
          <w:rPr>
            <w:rFonts w:eastAsia="Times New Roman" w:cstheme="minorHAnsi"/>
            <w:color w:val="2F5496" w:themeColor="accent1" w:themeShade="BF"/>
            <w:sz w:val="23"/>
            <w:szCs w:val="23"/>
          </w:rPr>
          <w:delText xml:space="preserve"> </w:delText>
        </w:r>
      </w:del>
      <w:r w:rsidR="009B1929" w:rsidRPr="001E6E10">
        <w:rPr>
          <w:rFonts w:eastAsia="Times New Roman" w:cstheme="minorHAnsi"/>
          <w:color w:val="2F5496" w:themeColor="accent1" w:themeShade="BF"/>
          <w:sz w:val="23"/>
          <w:szCs w:val="23"/>
        </w:rPr>
        <w:t>the regressive model</w:t>
      </w:r>
      <w:r w:rsidR="00A479CC">
        <w:rPr>
          <w:rFonts w:eastAsia="Times New Roman" w:cstheme="minorHAnsi"/>
          <w:color w:val="2F5496" w:themeColor="accent1" w:themeShade="BF"/>
          <w:sz w:val="23"/>
          <w:szCs w:val="23"/>
        </w:rPr>
        <w:t xml:space="preserve"> </w:t>
      </w:r>
      <w:r w:rsidR="00650B8C">
        <w:rPr>
          <w:rFonts w:eastAsia="Times New Roman" w:cstheme="minorHAnsi"/>
          <w:color w:val="2F5496" w:themeColor="accent1" w:themeShade="BF"/>
          <w:sz w:val="23"/>
          <w:szCs w:val="23"/>
        </w:rPr>
        <w:t xml:space="preserve">of increasing prediction accuracies but </w:t>
      </w:r>
      <w:ins w:id="209" w:author="Brett Bryan" w:date="2022-05-02T13:13:00Z">
        <w:r w:rsidR="00754A6B">
          <w:rPr>
            <w:rFonts w:eastAsia="Times New Roman" w:cstheme="minorHAnsi"/>
            <w:color w:val="2F5496" w:themeColor="accent1" w:themeShade="BF"/>
            <w:sz w:val="23"/>
            <w:szCs w:val="23"/>
          </w:rPr>
          <w:t xml:space="preserve">does </w:t>
        </w:r>
      </w:ins>
      <w:ins w:id="210" w:author="Brett Bryan" w:date="2022-05-02T13:14:00Z">
        <w:r w:rsidR="00A1054B">
          <w:rPr>
            <w:rFonts w:eastAsia="Times New Roman" w:cstheme="minorHAnsi"/>
            <w:color w:val="2F5496" w:themeColor="accent1" w:themeShade="BF"/>
            <w:sz w:val="23"/>
            <w:szCs w:val="23"/>
          </w:rPr>
          <w:t>so using a</w:t>
        </w:r>
      </w:ins>
      <w:ins w:id="211" w:author="Brett Bryan" w:date="2022-05-02T13:15:00Z">
        <w:r w:rsidR="009E2944">
          <w:rPr>
            <w:rFonts w:eastAsia="Times New Roman" w:cstheme="minorHAnsi"/>
            <w:color w:val="2F5496" w:themeColor="accent1" w:themeShade="BF"/>
            <w:sz w:val="23"/>
            <w:szCs w:val="23"/>
          </w:rPr>
          <w:t xml:space="preserve"> deep learning </w:t>
        </w:r>
      </w:ins>
      <w:ins w:id="212" w:author="Brett Bryan" w:date="2022-05-02T13:14:00Z">
        <w:r w:rsidR="00A1054B">
          <w:rPr>
            <w:rFonts w:eastAsia="Times New Roman" w:cstheme="minorHAnsi"/>
            <w:color w:val="2F5496" w:themeColor="accent1" w:themeShade="BF"/>
            <w:sz w:val="23"/>
            <w:szCs w:val="23"/>
          </w:rPr>
          <w:t xml:space="preserve">approach rather than </w:t>
        </w:r>
      </w:ins>
      <w:ins w:id="213" w:author="Brett Bryan" w:date="2022-05-02T13:13:00Z">
        <w:r w:rsidR="00754A6B">
          <w:rPr>
            <w:rFonts w:eastAsia="Times New Roman" w:cstheme="minorHAnsi"/>
            <w:color w:val="2F5496" w:themeColor="accent1" w:themeShade="BF"/>
            <w:sz w:val="23"/>
            <w:szCs w:val="23"/>
          </w:rPr>
          <w:t>build</w:t>
        </w:r>
      </w:ins>
      <w:ins w:id="214" w:author="Brett Bryan" w:date="2022-05-02T13:14:00Z">
        <w:r w:rsidR="00A1054B">
          <w:rPr>
            <w:rFonts w:eastAsia="Times New Roman" w:cstheme="minorHAnsi"/>
            <w:color w:val="2F5496" w:themeColor="accent1" w:themeShade="BF"/>
            <w:sz w:val="23"/>
            <w:szCs w:val="23"/>
          </w:rPr>
          <w:t>ing</w:t>
        </w:r>
      </w:ins>
      <w:ins w:id="215" w:author="Brett Bryan" w:date="2022-05-02T13:13:00Z">
        <w:r w:rsidR="00754A6B">
          <w:rPr>
            <w:rFonts w:eastAsia="Times New Roman" w:cstheme="minorHAnsi"/>
            <w:color w:val="2F5496" w:themeColor="accent1" w:themeShade="BF"/>
            <w:sz w:val="23"/>
            <w:szCs w:val="23"/>
          </w:rPr>
          <w:t xml:space="preserve"> a regression between driving factors and urban land-use. It </w:t>
        </w:r>
      </w:ins>
      <w:r w:rsidR="007B6681">
        <w:rPr>
          <w:rFonts w:eastAsia="Times New Roman" w:cstheme="minorHAnsi"/>
          <w:color w:val="2F5496" w:themeColor="accent1" w:themeShade="BF"/>
          <w:sz w:val="23"/>
          <w:szCs w:val="23"/>
        </w:rPr>
        <w:t>possesses several significant advantages</w:t>
      </w:r>
      <w:r w:rsidR="00D56ACC">
        <w:rPr>
          <w:rFonts w:eastAsia="Times New Roman" w:cstheme="minorHAnsi"/>
          <w:color w:val="2F5496" w:themeColor="accent1" w:themeShade="BF"/>
          <w:sz w:val="23"/>
          <w:szCs w:val="23"/>
        </w:rPr>
        <w:t xml:space="preserve">: 1) </w:t>
      </w:r>
      <w:ins w:id="216" w:author="Brett Bryan" w:date="2022-05-02T13:12:00Z">
        <w:r w:rsidR="00162987">
          <w:rPr>
            <w:rFonts w:eastAsia="Times New Roman" w:cstheme="minorHAnsi"/>
            <w:color w:val="2F5496" w:themeColor="accent1" w:themeShade="BF"/>
            <w:sz w:val="23"/>
            <w:szCs w:val="23"/>
          </w:rPr>
          <w:t xml:space="preserve">it </w:t>
        </w:r>
      </w:ins>
      <w:r w:rsidR="00D56ACC">
        <w:rPr>
          <w:rFonts w:eastAsia="Times New Roman" w:cstheme="minorHAnsi"/>
          <w:color w:val="2F5496" w:themeColor="accent1" w:themeShade="BF"/>
          <w:sz w:val="23"/>
          <w:szCs w:val="23"/>
        </w:rPr>
        <w:t xml:space="preserve">automatically </w:t>
      </w:r>
      <w:r w:rsidR="00EE3475">
        <w:rPr>
          <w:rFonts w:eastAsia="Times New Roman" w:cstheme="minorHAnsi"/>
          <w:color w:val="2F5496" w:themeColor="accent1" w:themeShade="BF"/>
          <w:sz w:val="23"/>
          <w:szCs w:val="23"/>
        </w:rPr>
        <w:t>extract</w:t>
      </w:r>
      <w:r w:rsidR="00503180">
        <w:rPr>
          <w:rFonts w:eastAsia="Times New Roman" w:cstheme="minorHAnsi"/>
          <w:color w:val="2F5496" w:themeColor="accent1" w:themeShade="BF"/>
          <w:sz w:val="23"/>
          <w:szCs w:val="23"/>
        </w:rPr>
        <w:t>s</w:t>
      </w:r>
      <w:r w:rsidR="00EE3475">
        <w:rPr>
          <w:rFonts w:eastAsia="Times New Roman" w:cstheme="minorHAnsi"/>
          <w:color w:val="2F5496" w:themeColor="accent1" w:themeShade="BF"/>
          <w:sz w:val="23"/>
          <w:szCs w:val="23"/>
        </w:rPr>
        <w:t xml:space="preserve"> </w:t>
      </w:r>
      <w:del w:id="217" w:author="Brett Bryan" w:date="2022-05-02T13:12:00Z">
        <w:r w:rsidR="00EE3475" w:rsidDel="00162987">
          <w:rPr>
            <w:rFonts w:eastAsia="Times New Roman" w:cstheme="minorHAnsi"/>
            <w:color w:val="2F5496" w:themeColor="accent1" w:themeShade="BF"/>
            <w:sz w:val="23"/>
            <w:szCs w:val="23"/>
          </w:rPr>
          <w:delText xml:space="preserve">the </w:delText>
        </w:r>
      </w:del>
      <w:r w:rsidR="00EE3475">
        <w:rPr>
          <w:rFonts w:eastAsia="Times New Roman" w:cstheme="minorHAnsi"/>
          <w:color w:val="2F5496" w:themeColor="accent1" w:themeShade="BF"/>
          <w:sz w:val="23"/>
          <w:szCs w:val="23"/>
        </w:rPr>
        <w:t>transition rule</w:t>
      </w:r>
      <w:ins w:id="218" w:author="Brett Bryan" w:date="2022-05-02T13:12:00Z">
        <w:r w:rsidR="00162987">
          <w:rPr>
            <w:rFonts w:eastAsia="Times New Roman" w:cstheme="minorHAnsi"/>
            <w:color w:val="2F5496" w:themeColor="accent1" w:themeShade="BF"/>
            <w:sz w:val="23"/>
            <w:szCs w:val="23"/>
          </w:rPr>
          <w:t>s</w:t>
        </w:r>
      </w:ins>
      <w:r w:rsidR="00EE3475">
        <w:rPr>
          <w:rFonts w:eastAsia="Times New Roman" w:cstheme="minorHAnsi"/>
          <w:color w:val="2F5496" w:themeColor="accent1" w:themeShade="BF"/>
          <w:sz w:val="23"/>
          <w:szCs w:val="23"/>
        </w:rPr>
        <w:t xml:space="preserve"> without </w:t>
      </w:r>
      <w:ins w:id="219" w:author="Brett Bryan" w:date="2022-05-02T13:12:00Z">
        <w:r w:rsidR="000A01BB">
          <w:rPr>
            <w:rFonts w:eastAsia="Times New Roman" w:cstheme="minorHAnsi"/>
            <w:color w:val="2F5496" w:themeColor="accent1" w:themeShade="BF"/>
            <w:sz w:val="23"/>
            <w:szCs w:val="23"/>
          </w:rPr>
          <w:t xml:space="preserve">the requirement of </w:t>
        </w:r>
      </w:ins>
      <w:r w:rsidR="00EE3475">
        <w:rPr>
          <w:rFonts w:eastAsia="Times New Roman" w:cstheme="minorHAnsi"/>
          <w:color w:val="2F5496" w:themeColor="accent1" w:themeShade="BF"/>
          <w:sz w:val="23"/>
          <w:szCs w:val="23"/>
        </w:rPr>
        <w:t>manual</w:t>
      </w:r>
      <w:r w:rsidR="00FC294D">
        <w:rPr>
          <w:rFonts w:eastAsia="Times New Roman" w:cstheme="minorHAnsi"/>
          <w:color w:val="2F5496" w:themeColor="accent1" w:themeShade="BF"/>
          <w:sz w:val="23"/>
          <w:szCs w:val="23"/>
        </w:rPr>
        <w:t>ly</w:t>
      </w:r>
      <w:r w:rsidR="00EE3475">
        <w:rPr>
          <w:rFonts w:eastAsia="Times New Roman" w:cstheme="minorHAnsi"/>
          <w:color w:val="2F5496" w:themeColor="accent1" w:themeShade="BF"/>
          <w:sz w:val="23"/>
          <w:szCs w:val="23"/>
        </w:rPr>
        <w:t xml:space="preserve"> </w:t>
      </w:r>
      <w:r w:rsidR="009C543B">
        <w:rPr>
          <w:rFonts w:eastAsia="Times New Roman" w:cstheme="minorHAnsi"/>
          <w:color w:val="2F5496" w:themeColor="accent1" w:themeShade="BF"/>
          <w:sz w:val="23"/>
          <w:szCs w:val="23"/>
        </w:rPr>
        <w:t>setting parameters such as neighborhood size</w:t>
      </w:r>
      <w:r w:rsidR="003D726A">
        <w:rPr>
          <w:rFonts w:eastAsia="Times New Roman" w:cstheme="minorHAnsi"/>
          <w:color w:val="2F5496" w:themeColor="accent1" w:themeShade="BF"/>
          <w:sz w:val="23"/>
          <w:szCs w:val="23"/>
        </w:rPr>
        <w:t xml:space="preserve"> and </w:t>
      </w:r>
      <w:r w:rsidR="00163C73">
        <w:rPr>
          <w:rFonts w:eastAsia="Times New Roman" w:cstheme="minorHAnsi"/>
          <w:color w:val="2F5496" w:themeColor="accent1" w:themeShade="BF"/>
          <w:sz w:val="23"/>
          <w:szCs w:val="23"/>
        </w:rPr>
        <w:t>decay rates</w:t>
      </w:r>
      <w:r w:rsidR="003D726A">
        <w:rPr>
          <w:rFonts w:eastAsia="Times New Roman" w:cstheme="minorHAnsi"/>
          <w:color w:val="2F5496" w:themeColor="accent1" w:themeShade="BF"/>
          <w:sz w:val="23"/>
          <w:szCs w:val="23"/>
        </w:rPr>
        <w:t xml:space="preserve"> </w:t>
      </w:r>
      <w:del w:id="220" w:author="Brett Bryan" w:date="2022-05-02T13:12:00Z">
        <w:r w:rsidR="003D726A" w:rsidDel="000A01BB">
          <w:rPr>
            <w:rFonts w:eastAsia="Times New Roman" w:cstheme="minorHAnsi"/>
            <w:color w:val="2F5496" w:themeColor="accent1" w:themeShade="BF"/>
            <w:sz w:val="23"/>
            <w:szCs w:val="23"/>
          </w:rPr>
          <w:delText>etc</w:delText>
        </w:r>
        <w:r w:rsidR="00140CD3" w:rsidDel="000A01BB">
          <w:rPr>
            <w:rFonts w:eastAsia="Times New Roman" w:cstheme="minorHAnsi"/>
            <w:color w:val="2F5496" w:themeColor="accent1" w:themeShade="BF"/>
            <w:sz w:val="23"/>
            <w:szCs w:val="23"/>
          </w:rPr>
          <w:delText xml:space="preserve"> </w:delText>
        </w:r>
      </w:del>
      <w:sdt>
        <w:sdtPr>
          <w:rPr>
            <w:rFonts w:eastAsia="Times New Roman" w:cstheme="minorHAnsi"/>
            <w:color w:val="2F5496" w:themeColor="accent1" w:themeShade="BF"/>
            <w:sz w:val="23"/>
            <w:szCs w:val="23"/>
          </w:rPr>
          <w:alias w:val="To edit, see citavi.com/edit"/>
          <w:tag w:val="CitaviPlaceholder#f38486bc-3ed7-48fd-aa74-0581ece27b59"/>
          <w:id w:val="-706953509"/>
          <w:placeholder>
            <w:docPart w:val="DefaultPlaceholder_-1854013440"/>
          </w:placeholder>
        </w:sdtPr>
        <w:sdtEndPr/>
        <w:sdtContent>
          <w:r w:rsidR="00503180">
            <w:rPr>
              <w:rFonts w:eastAsia="Times New Roman" w:cstheme="minorHAnsi"/>
              <w:color w:val="2F5496" w:themeColor="accent1" w:themeShade="BF"/>
              <w:sz w:val="23"/>
              <w:szCs w:val="23"/>
            </w:rPr>
            <w:fldChar w:fldCharType="begin"/>
          </w:r>
          <w:r w:rsidR="0014487E">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YTQ1MTlmLTA3OTEtNDY4Ni04NjE0LTFhNGFmZDI4NmM5OSIsIlJhbmdlTGVuZ3RoIjoxOSwiUmVmZXJlbmNlSWQiOiJkMDRkZWVhYy05M2Q0LTQ4ODctYjk1Zi01M2U1NTFkMmIzO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ODAvMTM2NTg4MTYuMjAxOS4xNjQ4ODEzIiwiVXJpU3RyaW5nIjoiaHR0cHM6Ly9kb2kub3JnLzEwLjEwODAvMTM2NTg4MTYuMjAxOS4xNjQ4ODEz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MTYvai5jb21wZW52dXJic3lzLjIwMTkuMTAxNDE2IiwiVXJpU3RyaW5nIjoiaHR0cHM6Ly9kb2kub3JnLzEwLjEwMTYvai5jb21wZW52dXJic3lzLjIwMTkuMTAxNDE2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}</w:instrText>
          </w:r>
          <w:r w:rsidR="00503180">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(Feng and Tong 2020; Roodposhti et al. 2020; Peng et al. 2020)</w:t>
          </w:r>
          <w:r w:rsidR="00503180">
            <w:rPr>
              <w:rFonts w:eastAsia="Times New Roman" w:cstheme="minorHAnsi"/>
              <w:color w:val="2F5496" w:themeColor="accent1" w:themeShade="BF"/>
              <w:sz w:val="23"/>
              <w:szCs w:val="23"/>
            </w:rPr>
            <w:fldChar w:fldCharType="end"/>
          </w:r>
        </w:sdtContent>
      </w:sdt>
      <w:r w:rsidR="00FC294D">
        <w:rPr>
          <w:rFonts w:eastAsia="Times New Roman" w:cstheme="minorHAnsi"/>
          <w:color w:val="2F5496" w:themeColor="accent1" w:themeShade="BF"/>
          <w:sz w:val="23"/>
          <w:szCs w:val="23"/>
        </w:rPr>
        <w:t xml:space="preserve">, and 2) </w:t>
      </w:r>
      <w:ins w:id="221" w:author="Brett Bryan" w:date="2022-05-02T13:15:00Z">
        <w:r w:rsidR="005535B0">
          <w:rPr>
            <w:rFonts w:eastAsia="Times New Roman" w:cstheme="minorHAnsi"/>
            <w:color w:val="2F5496" w:themeColor="accent1" w:themeShade="BF"/>
            <w:sz w:val="23"/>
            <w:szCs w:val="23"/>
          </w:rPr>
          <w:t xml:space="preserve">it </w:t>
        </w:r>
      </w:ins>
      <w:r w:rsidR="000C4DDF">
        <w:rPr>
          <w:rFonts w:eastAsia="Times New Roman" w:cstheme="minorHAnsi"/>
          <w:color w:val="2F5496" w:themeColor="accent1" w:themeShade="BF"/>
          <w:sz w:val="23"/>
          <w:szCs w:val="23"/>
        </w:rPr>
        <w:t>use</w:t>
      </w:r>
      <w:ins w:id="222" w:author="Brett Bryan" w:date="2022-05-02T13:12:00Z">
        <w:r w:rsidR="000A01BB">
          <w:rPr>
            <w:rFonts w:eastAsia="Times New Roman" w:cstheme="minorHAnsi"/>
            <w:color w:val="2F5496" w:themeColor="accent1" w:themeShade="BF"/>
            <w:sz w:val="23"/>
            <w:szCs w:val="23"/>
          </w:rPr>
          <w:t>s</w:t>
        </w:r>
      </w:ins>
      <w:r w:rsidR="000C4DDF">
        <w:rPr>
          <w:rFonts w:eastAsia="Times New Roman" w:cstheme="minorHAnsi"/>
          <w:color w:val="2F5496" w:themeColor="accent1" w:themeShade="BF"/>
          <w:sz w:val="23"/>
          <w:szCs w:val="23"/>
        </w:rPr>
        <w:t xml:space="preserve"> computer </w:t>
      </w:r>
      <w:r w:rsidR="000C4DDF">
        <w:rPr>
          <w:rFonts w:eastAsia="Times New Roman" w:cstheme="minorHAnsi"/>
          <w:color w:val="2F5496" w:themeColor="accent1" w:themeShade="BF"/>
          <w:sz w:val="23"/>
          <w:szCs w:val="23"/>
        </w:rPr>
        <w:lastRenderedPageBreak/>
        <w:t xml:space="preserve">vision technologies to </w:t>
      </w:r>
      <w:del w:id="223" w:author="Brett Bryan" w:date="2022-05-02T13:12:00Z">
        <w:r w:rsidR="000C4DDF" w:rsidDel="000A01BB">
          <w:rPr>
            <w:rFonts w:eastAsia="Times New Roman" w:cstheme="minorHAnsi"/>
            <w:color w:val="2F5496" w:themeColor="accent1" w:themeShade="BF"/>
            <w:sz w:val="23"/>
            <w:szCs w:val="23"/>
          </w:rPr>
          <w:delText>“see”</w:delText>
        </w:r>
      </w:del>
      <w:ins w:id="224" w:author="Brett Bryan" w:date="2022-05-02T13:12:00Z">
        <w:r w:rsidR="000A01BB">
          <w:rPr>
            <w:rFonts w:eastAsia="Times New Roman" w:cstheme="minorHAnsi"/>
            <w:color w:val="2F5496" w:themeColor="accent1" w:themeShade="BF"/>
            <w:sz w:val="23"/>
            <w:szCs w:val="23"/>
          </w:rPr>
          <w:t>learn</w:t>
        </w:r>
      </w:ins>
      <w:del w:id="225" w:author="Brett Bryan" w:date="2022-05-02T13:12:00Z">
        <w:r w:rsidR="000C4DDF" w:rsidDel="000A01BB">
          <w:rPr>
            <w:rFonts w:eastAsia="Times New Roman" w:cstheme="minorHAnsi"/>
            <w:color w:val="2F5496" w:themeColor="accent1" w:themeShade="BF"/>
            <w:sz w:val="23"/>
            <w:szCs w:val="23"/>
          </w:rPr>
          <w:delText xml:space="preserve"> (i.e., sensitive to spatial features) </w:delText>
        </w:r>
      </w:del>
      <w:ins w:id="226" w:author="Brett Bryan" w:date="2022-05-02T13:13:00Z">
        <w:r w:rsidR="000A01BB">
          <w:rPr>
            <w:rFonts w:eastAsia="Times New Roman" w:cstheme="minorHAnsi"/>
            <w:color w:val="2F5496" w:themeColor="accent1" w:themeShade="BF"/>
            <w:sz w:val="23"/>
            <w:szCs w:val="23"/>
          </w:rPr>
          <w:t xml:space="preserve"> the spatial patterns of </w:t>
        </w:r>
      </w:ins>
      <w:r w:rsidR="000C4DDF">
        <w:rPr>
          <w:rFonts w:eastAsia="Times New Roman" w:cstheme="minorHAnsi"/>
          <w:color w:val="2F5496" w:themeColor="accent1" w:themeShade="BF"/>
          <w:sz w:val="23"/>
          <w:szCs w:val="23"/>
        </w:rPr>
        <w:t>urban development</w:t>
      </w:r>
      <w:del w:id="227" w:author="Brett Bryan" w:date="2022-05-02T13:13:00Z">
        <w:r w:rsidR="000C4DDF" w:rsidDel="00754A6B">
          <w:rPr>
            <w:rFonts w:eastAsia="Times New Roman" w:cstheme="minorHAnsi"/>
            <w:color w:val="2F5496" w:themeColor="accent1" w:themeShade="BF"/>
            <w:sz w:val="23"/>
            <w:szCs w:val="23"/>
          </w:rPr>
          <w:delText xml:space="preserve"> rather than </w:delText>
        </w:r>
        <w:r w:rsidR="00B34CB0" w:rsidDel="00754A6B">
          <w:rPr>
            <w:rFonts w:eastAsia="Times New Roman" w:cstheme="minorHAnsi"/>
            <w:color w:val="2F5496" w:themeColor="accent1" w:themeShade="BF"/>
            <w:sz w:val="23"/>
            <w:szCs w:val="23"/>
          </w:rPr>
          <w:delText>build a regression between driving facto</w:delText>
        </w:r>
        <w:r w:rsidR="00471E16" w:rsidDel="00754A6B">
          <w:rPr>
            <w:rFonts w:eastAsia="Times New Roman" w:cstheme="minorHAnsi"/>
            <w:color w:val="2F5496" w:themeColor="accent1" w:themeShade="BF"/>
            <w:sz w:val="23"/>
            <w:szCs w:val="23"/>
          </w:rPr>
          <w:delText>r</w:delText>
        </w:r>
        <w:r w:rsidR="00B34CB0" w:rsidDel="00754A6B">
          <w:rPr>
            <w:rFonts w:eastAsia="Times New Roman" w:cstheme="minorHAnsi"/>
            <w:color w:val="2F5496" w:themeColor="accent1" w:themeShade="BF"/>
            <w:sz w:val="23"/>
            <w:szCs w:val="23"/>
          </w:rPr>
          <w:delText xml:space="preserve">s and </w:delText>
        </w:r>
        <w:r w:rsidR="00471E16" w:rsidDel="00754A6B">
          <w:rPr>
            <w:rFonts w:eastAsia="Times New Roman" w:cstheme="minorHAnsi"/>
            <w:color w:val="2F5496" w:themeColor="accent1" w:themeShade="BF"/>
            <w:sz w:val="23"/>
            <w:szCs w:val="23"/>
          </w:rPr>
          <w:delText>urban land-use</w:delText>
        </w:r>
      </w:del>
      <w:r w:rsidR="00471E16">
        <w:rPr>
          <w:rFonts w:eastAsia="Times New Roman" w:cstheme="minorHAnsi"/>
          <w:color w:val="2F5496" w:themeColor="accent1" w:themeShade="BF"/>
          <w:sz w:val="23"/>
          <w:szCs w:val="23"/>
        </w:rPr>
        <w:t>. Therefor</w:t>
      </w:r>
      <w:r w:rsidR="00466E83">
        <w:rPr>
          <w:rFonts w:eastAsia="Times New Roman" w:cstheme="minorHAnsi"/>
          <w:color w:val="2F5496" w:themeColor="accent1" w:themeShade="BF"/>
          <w:sz w:val="23"/>
          <w:szCs w:val="23"/>
        </w:rPr>
        <w:t>e</w:t>
      </w:r>
      <w:r w:rsidR="00471E16">
        <w:rPr>
          <w:rFonts w:eastAsia="Times New Roman" w:cstheme="minorHAnsi"/>
          <w:color w:val="2F5496" w:themeColor="accent1" w:themeShade="BF"/>
          <w:sz w:val="23"/>
          <w:szCs w:val="23"/>
        </w:rPr>
        <w:t>, introducing</w:t>
      </w:r>
      <w:r w:rsidR="00466E83">
        <w:rPr>
          <w:rFonts w:eastAsia="Times New Roman" w:cstheme="minorHAnsi"/>
          <w:color w:val="2F5496" w:themeColor="accent1" w:themeShade="BF"/>
          <w:sz w:val="23"/>
          <w:szCs w:val="23"/>
        </w:rPr>
        <w:t xml:space="preserve"> deep learning architecture</w:t>
      </w:r>
      <w:r w:rsidR="00303831">
        <w:rPr>
          <w:rFonts w:eastAsia="Times New Roman" w:cstheme="minorHAnsi"/>
          <w:color w:val="2F5496" w:themeColor="accent1" w:themeShade="BF"/>
          <w:sz w:val="23"/>
          <w:szCs w:val="23"/>
        </w:rPr>
        <w:t>s</w:t>
      </w:r>
      <w:r w:rsidR="00466E83">
        <w:rPr>
          <w:rFonts w:eastAsia="Times New Roman" w:cstheme="minorHAnsi"/>
          <w:color w:val="2F5496" w:themeColor="accent1" w:themeShade="BF"/>
          <w:sz w:val="23"/>
          <w:szCs w:val="23"/>
        </w:rPr>
        <w:t xml:space="preserve"> bring about</w:t>
      </w:r>
      <w:r w:rsidR="00021F0C">
        <w:rPr>
          <w:rFonts w:eastAsia="Times New Roman" w:cstheme="minorHAnsi"/>
          <w:color w:val="2F5496" w:themeColor="accent1" w:themeShade="BF"/>
          <w:sz w:val="23"/>
          <w:szCs w:val="23"/>
        </w:rPr>
        <w:t xml:space="preserve"> </w:t>
      </w:r>
      <w:r w:rsidR="001707FF">
        <w:rPr>
          <w:rFonts w:eastAsia="Times New Roman" w:cstheme="minorHAnsi"/>
          <w:color w:val="2F5496" w:themeColor="accent1" w:themeShade="BF"/>
          <w:sz w:val="23"/>
          <w:szCs w:val="23"/>
        </w:rPr>
        <w:t xml:space="preserve">the </w:t>
      </w:r>
      <w:r w:rsidR="00021F0C">
        <w:rPr>
          <w:rFonts w:eastAsia="Times New Roman" w:cstheme="minorHAnsi"/>
          <w:color w:val="2F5496" w:themeColor="accent1" w:themeShade="BF"/>
          <w:sz w:val="23"/>
          <w:szCs w:val="23"/>
        </w:rPr>
        <w:t>significant</w:t>
      </w:r>
      <w:r w:rsidR="00466E83">
        <w:rPr>
          <w:rFonts w:eastAsia="Times New Roman" w:cstheme="minorHAnsi"/>
          <w:color w:val="2F5496" w:themeColor="accent1" w:themeShade="BF"/>
          <w:sz w:val="23"/>
          <w:szCs w:val="23"/>
        </w:rPr>
        <w:t xml:space="preserve"> </w:t>
      </w:r>
      <w:r w:rsidR="00021F0C">
        <w:rPr>
          <w:rFonts w:eastAsia="Times New Roman" w:cstheme="minorHAnsi"/>
          <w:color w:val="2F5496" w:themeColor="accent1" w:themeShade="BF"/>
          <w:sz w:val="23"/>
          <w:szCs w:val="23"/>
        </w:rPr>
        <w:t xml:space="preserve">potential to </w:t>
      </w:r>
      <w:del w:id="228" w:author="Brett Bryan" w:date="2022-05-02T13:16:00Z">
        <w:r w:rsidR="001707FF" w:rsidDel="000B2316">
          <w:rPr>
            <w:rFonts w:eastAsia="Times New Roman" w:cstheme="minorHAnsi"/>
            <w:color w:val="2F5496" w:themeColor="accent1" w:themeShade="BF"/>
            <w:sz w:val="23"/>
            <w:szCs w:val="23"/>
          </w:rPr>
          <w:delText xml:space="preserve">assist </w:delText>
        </w:r>
      </w:del>
      <w:ins w:id="229" w:author="Brett Bryan" w:date="2022-05-02T13:16:00Z">
        <w:r w:rsidR="000B2316">
          <w:rPr>
            <w:rFonts w:eastAsia="Times New Roman" w:cstheme="minorHAnsi"/>
            <w:color w:val="2F5496" w:themeColor="accent1" w:themeShade="BF"/>
            <w:sz w:val="23"/>
            <w:szCs w:val="23"/>
          </w:rPr>
          <w:t xml:space="preserve">complement </w:t>
        </w:r>
      </w:ins>
      <w:r w:rsidR="001707FF">
        <w:rPr>
          <w:rFonts w:eastAsia="Times New Roman" w:cstheme="minorHAnsi"/>
          <w:color w:val="2F5496" w:themeColor="accent1" w:themeShade="BF"/>
          <w:sz w:val="23"/>
          <w:szCs w:val="23"/>
        </w:rPr>
        <w:t xml:space="preserve">CA-based models with </w:t>
      </w:r>
      <w:del w:id="230" w:author="Brett Bryan" w:date="2022-05-02T13:16:00Z">
        <w:r w:rsidR="00303831" w:rsidDel="000B2316">
          <w:rPr>
            <w:rFonts w:eastAsia="Times New Roman" w:cstheme="minorHAnsi"/>
            <w:color w:val="2F5496" w:themeColor="accent1" w:themeShade="BF"/>
            <w:sz w:val="23"/>
            <w:szCs w:val="23"/>
          </w:rPr>
          <w:delText xml:space="preserve">better </w:delText>
        </w:r>
      </w:del>
      <w:ins w:id="231" w:author="Brett Bryan" w:date="2022-05-02T13:16:00Z">
        <w:r w:rsidR="000B2316">
          <w:rPr>
            <w:rFonts w:eastAsia="Times New Roman" w:cstheme="minorHAnsi"/>
            <w:color w:val="2F5496" w:themeColor="accent1" w:themeShade="BF"/>
            <w:sz w:val="23"/>
            <w:szCs w:val="23"/>
          </w:rPr>
          <w:t xml:space="preserve">comparable </w:t>
        </w:r>
      </w:ins>
      <w:r w:rsidR="00303831">
        <w:rPr>
          <w:rFonts w:eastAsia="Times New Roman" w:cstheme="minorHAnsi"/>
          <w:color w:val="2F5496" w:themeColor="accent1" w:themeShade="BF"/>
          <w:sz w:val="23"/>
          <w:szCs w:val="23"/>
        </w:rPr>
        <w:t>simulation performances</w:t>
      </w:r>
      <w:ins w:id="232" w:author="Brett Bryan" w:date="2022-05-02T13:16:00Z">
        <w:r w:rsidR="000B2316">
          <w:rPr>
            <w:rFonts w:eastAsia="Times New Roman" w:cstheme="minorHAnsi"/>
            <w:color w:val="2F5496" w:themeColor="accent1" w:themeShade="BF"/>
            <w:sz w:val="23"/>
            <w:szCs w:val="23"/>
          </w:rPr>
          <w:t xml:space="preserve"> and the automatic recognition of complex spatial patterns</w:t>
        </w:r>
      </w:ins>
      <w:r w:rsidR="00303831">
        <w:rPr>
          <w:rFonts w:eastAsia="Times New Roman" w:cstheme="minorHAnsi"/>
          <w:color w:val="2F5496" w:themeColor="accent1" w:themeShade="BF"/>
          <w:sz w:val="23"/>
          <w:szCs w:val="23"/>
        </w:rPr>
        <w:t>.</w:t>
      </w:r>
    </w:p>
    <w:p w14:paraId="1F8A3375" w14:textId="6DD97C16" w:rsidR="009614A0" w:rsidRPr="001E6E10" w:rsidRDefault="00B06E93" w:rsidP="00DE3B54">
      <w:pPr>
        <w:spacing w:line="276" w:lineRule="auto"/>
        <w:ind w:left="567"/>
        <w:rPr>
          <w:rFonts w:eastAsia="Times New Roman" w:cstheme="minorHAnsi"/>
          <w:color w:val="2F5496" w:themeColor="accent1" w:themeShade="BF"/>
          <w:sz w:val="23"/>
          <w:szCs w:val="23"/>
        </w:rPr>
      </w:pPr>
      <w:commentRangeStart w:id="233"/>
      <w:proofErr w:type="gramStart"/>
      <w:r>
        <w:rPr>
          <w:rFonts w:eastAsia="Times New Roman" w:cstheme="minorHAnsi"/>
          <w:color w:val="2F5496" w:themeColor="accent1" w:themeShade="BF"/>
          <w:sz w:val="23"/>
          <w:szCs w:val="23"/>
        </w:rPr>
        <w:t xml:space="preserve">That being said, </w:t>
      </w:r>
      <w:r w:rsidR="00C8724B">
        <w:rPr>
          <w:rFonts w:eastAsia="Times New Roman" w:cstheme="minorHAnsi"/>
          <w:color w:val="2F5496" w:themeColor="accent1" w:themeShade="BF"/>
          <w:sz w:val="23"/>
          <w:szCs w:val="23"/>
        </w:rPr>
        <w:t>there</w:t>
      </w:r>
      <w:proofErr w:type="gramEnd"/>
      <w:r w:rsidR="00C8724B">
        <w:rPr>
          <w:rFonts w:eastAsia="Times New Roman" w:cstheme="minorHAnsi"/>
          <w:color w:val="2F5496" w:themeColor="accent1" w:themeShade="BF"/>
          <w:sz w:val="23"/>
          <w:szCs w:val="23"/>
        </w:rPr>
        <w:t xml:space="preserve"> are several </w:t>
      </w:r>
      <w:r w:rsidR="00EA49E8">
        <w:rPr>
          <w:rFonts w:eastAsia="Times New Roman" w:cstheme="minorHAnsi"/>
          <w:color w:val="2F5496" w:themeColor="accent1" w:themeShade="BF"/>
          <w:sz w:val="23"/>
          <w:szCs w:val="23"/>
        </w:rPr>
        <w:t xml:space="preserve">potential </w:t>
      </w:r>
      <w:r w:rsidR="00C8724B">
        <w:rPr>
          <w:rFonts w:eastAsia="Times New Roman" w:cstheme="minorHAnsi"/>
          <w:color w:val="2F5496" w:themeColor="accent1" w:themeShade="BF"/>
          <w:sz w:val="23"/>
          <w:szCs w:val="23"/>
        </w:rPr>
        <w:t xml:space="preserve">ways to </w:t>
      </w:r>
      <w:r w:rsidR="00287329">
        <w:rPr>
          <w:rFonts w:eastAsia="Times New Roman" w:cstheme="minorHAnsi"/>
          <w:color w:val="2F5496" w:themeColor="accent1" w:themeShade="BF"/>
          <w:sz w:val="23"/>
          <w:szCs w:val="23"/>
        </w:rPr>
        <w:t>transform the trained U-Net into human recognizable rules</w:t>
      </w:r>
      <w:r w:rsidR="00293E4F">
        <w:rPr>
          <w:rFonts w:eastAsia="Times New Roman" w:cstheme="minorHAnsi"/>
          <w:color w:val="2F5496" w:themeColor="accent1" w:themeShade="BF"/>
          <w:sz w:val="23"/>
          <w:szCs w:val="23"/>
        </w:rPr>
        <w:t>, i.e.,</w:t>
      </w:r>
      <w:r w:rsidR="00EA49E8">
        <w:rPr>
          <w:rFonts w:eastAsia="Times New Roman" w:cstheme="minorHAnsi"/>
          <w:color w:val="2F5496" w:themeColor="accent1" w:themeShade="BF"/>
          <w:sz w:val="23"/>
          <w:szCs w:val="23"/>
        </w:rPr>
        <w:t xml:space="preserve"> understanding the </w:t>
      </w:r>
      <w:r w:rsidR="00EA49E8" w:rsidRPr="00EA49E8">
        <w:rPr>
          <w:rFonts w:eastAsia="Times New Roman" w:cstheme="minorHAnsi"/>
          <w:color w:val="2F5496" w:themeColor="accent1" w:themeShade="BF"/>
          <w:sz w:val="23"/>
          <w:szCs w:val="23"/>
        </w:rPr>
        <w:t>mechanism of urban evolution</w:t>
      </w:r>
      <w:r w:rsidR="00EA49E8">
        <w:rPr>
          <w:rFonts w:eastAsia="Times New Roman" w:cstheme="minorHAnsi"/>
          <w:color w:val="2F5496" w:themeColor="accent1" w:themeShade="BF"/>
          <w:sz w:val="23"/>
          <w:szCs w:val="23"/>
        </w:rPr>
        <w:t>.</w:t>
      </w:r>
      <w:r w:rsidR="00A313B5">
        <w:rPr>
          <w:rFonts w:eastAsia="Times New Roman" w:cstheme="minorHAnsi"/>
          <w:color w:val="2F5496" w:themeColor="accent1" w:themeShade="BF"/>
          <w:sz w:val="23"/>
          <w:szCs w:val="23"/>
        </w:rPr>
        <w:t xml:space="preserve"> </w:t>
      </w:r>
      <w:r w:rsidR="002C5BA5">
        <w:rPr>
          <w:rFonts w:eastAsia="Times New Roman" w:cstheme="minorHAnsi"/>
          <w:color w:val="2F5496" w:themeColor="accent1" w:themeShade="BF"/>
          <w:sz w:val="23"/>
          <w:szCs w:val="23"/>
        </w:rPr>
        <w:t xml:space="preserve">The explainable machine learning </w:t>
      </w:r>
      <w:r w:rsidR="009A5CA6">
        <w:rPr>
          <w:rFonts w:eastAsia="Times New Roman" w:cstheme="minorHAnsi"/>
          <w:color w:val="2F5496" w:themeColor="accent1" w:themeShade="BF"/>
          <w:sz w:val="23"/>
          <w:szCs w:val="23"/>
        </w:rPr>
        <w:t xml:space="preserve">techniques </w:t>
      </w:r>
      <w:r w:rsidR="00EF461D">
        <w:rPr>
          <w:rFonts w:eastAsia="Times New Roman" w:cstheme="minorHAnsi"/>
          <w:color w:val="2F5496" w:themeColor="accent1" w:themeShade="BF"/>
          <w:sz w:val="23"/>
          <w:szCs w:val="23"/>
        </w:rPr>
        <w:t xml:space="preserve">enable </w:t>
      </w:r>
      <w:r w:rsidR="009A5CA6">
        <w:rPr>
          <w:rFonts w:eastAsia="Times New Roman" w:cstheme="minorHAnsi"/>
          <w:color w:val="2F5496" w:themeColor="accent1" w:themeShade="BF"/>
          <w:sz w:val="23"/>
          <w:szCs w:val="23"/>
        </w:rPr>
        <w:t xml:space="preserve">the </w:t>
      </w:r>
      <w:r w:rsidR="00EF461D">
        <w:rPr>
          <w:rFonts w:eastAsia="Times New Roman" w:cstheme="minorHAnsi"/>
          <w:color w:val="2F5496" w:themeColor="accent1" w:themeShade="BF"/>
          <w:sz w:val="23"/>
          <w:szCs w:val="23"/>
        </w:rPr>
        <w:t>abstract</w:t>
      </w:r>
      <w:r w:rsidR="008135FB">
        <w:rPr>
          <w:rFonts w:eastAsia="Times New Roman" w:cstheme="minorHAnsi"/>
          <w:color w:val="2F5496" w:themeColor="accent1" w:themeShade="BF"/>
          <w:sz w:val="23"/>
          <w:szCs w:val="23"/>
        </w:rPr>
        <w:t>ing of knowledge from deep learning architectures</w:t>
      </w:r>
      <w:r w:rsidR="007217CA">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b1d93eb1-bba9-44f7-9145-be51001746ee"/>
          <w:id w:val="1080715994"/>
          <w:placeholder>
            <w:docPart w:val="DefaultPlaceholder_-1854013440"/>
          </w:placeholder>
        </w:sdtPr>
        <w:sdtEndPr/>
        <w:sdtContent>
          <w:r w:rsidR="007217CA">
            <w:rPr>
              <w:rFonts w:eastAsia="Times New Roman" w:cstheme="minorHAnsi"/>
              <w:color w:val="2F5496" w:themeColor="accent1" w:themeShade="BF"/>
              <w:sz w:val="23"/>
              <w:szCs w:val="23"/>
            </w:rPr>
            <w:fldChar w:fldCharType="begin"/>
          </w:r>
          <w:r w:rsidR="0014487E">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ZjcyNmQ1LWFiYWYtNDBhZS04Y2E0LTRjZjIzNDBlODIzOSIsIlJhbmdlTGVuZ3RoIjoyMCwiUmVmZXJlbmNlSWQiOiIxMzRkZGRjOS03MTQ0LTQxNDItOTUwZS1mZTIxOGM1MTdjNG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MzMTM3NzE5IiwiVXJpU3RyaW5nIjoiaHR0cDovL3d3dy5uY2JpLm5sbS5uaWguZ292L3B1Ym1lZC8zMzEzNzcxO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GVub3ZvIiwiQ3JlYXRlZE9uIjoiMjAyMi0wNC0yNlQwODoxNzozNyIsIk1vZGlmaWVkQnkiOiJfTGVub3ZvIiwiSWQiOiI3MjdlNDdhZC01MzlhLTRlYzQtYmNhNi0yYzZkZTUxODA0YWMiLCJNb2RpZmllZE9uIjoiMjAyMi0wNC0yNlQwODoxNzozNy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MjYvc2Npcm9ib3RpY3MuYWF5NzEyMCIsIlVyaVN0cmluZyI6Imh0dHBzOi8vZG9pLm9yZy8xMC4xMTI2L3NjaXJvYm90aWNzLmFheTcxMjA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jM5MTkvTUlQUk8uMjAxOC44NDAwMDQwIiwiVXJpU3RyaW5nIjoiaHR0cHM6Ly9kb2kub3JnLzEwLjIzOTE5L01JUFJPLjIwMTguODQwMDA0MC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i0wNC0yNlQwODoyMDo0MyIsIk1vZGlmaWVkQnkiOiJfTGVub3ZvIiwiSWQiOiI2YTk4YTNmNy1hY2ZjLTQ4N2EtYjA3Zi01ODc3MDgxMTY4N2YiLCJNb2RpZmllZE9uIjoiMjAyMi0wNC0yNlQwODoyMDo0My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mh0dHBzOi8vaWVlZXhwbG9yZS5pZWVlLm9yZy9kb2N1bWVudC84NDAwMDQwLyIsIlVyaVN0cmluZyI6Imh0dHBzOi8vaWVlZXhwbG9yZS5pZWVlLm9yZy9kb2N1bWVudC84NDAwMDQwL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}</w:instrText>
          </w:r>
          <w:r w:rsidR="007217CA">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(Gunning et al. 2019; Dosilovic et al.)</w:t>
          </w:r>
          <w:r w:rsidR="007217CA">
            <w:rPr>
              <w:rFonts w:eastAsia="Times New Roman" w:cstheme="minorHAnsi"/>
              <w:color w:val="2F5496" w:themeColor="accent1" w:themeShade="BF"/>
              <w:sz w:val="23"/>
              <w:szCs w:val="23"/>
            </w:rPr>
            <w:fldChar w:fldCharType="end"/>
          </w:r>
        </w:sdtContent>
      </w:sdt>
      <w:r w:rsidR="008135FB">
        <w:rPr>
          <w:rFonts w:eastAsia="Times New Roman" w:cstheme="minorHAnsi"/>
          <w:color w:val="2F5496" w:themeColor="accent1" w:themeShade="BF"/>
          <w:sz w:val="23"/>
          <w:szCs w:val="23"/>
        </w:rPr>
        <w:t>.</w:t>
      </w:r>
      <w:r w:rsidR="00C83764">
        <w:rPr>
          <w:rFonts w:eastAsia="Times New Roman" w:cstheme="minorHAnsi"/>
          <w:color w:val="2F5496" w:themeColor="accent1" w:themeShade="BF"/>
          <w:sz w:val="23"/>
          <w:szCs w:val="23"/>
        </w:rPr>
        <w:t xml:space="preserve"> However, </w:t>
      </w:r>
      <w:r w:rsidR="003A4C66">
        <w:rPr>
          <w:rFonts w:eastAsia="Times New Roman" w:cstheme="minorHAnsi"/>
          <w:color w:val="2F5496" w:themeColor="accent1" w:themeShade="BF"/>
          <w:sz w:val="23"/>
          <w:szCs w:val="23"/>
        </w:rPr>
        <w:t xml:space="preserve">there are uncertainties if these measures can be </w:t>
      </w:r>
      <w:r w:rsidR="00FB140F">
        <w:rPr>
          <w:rFonts w:eastAsia="Times New Roman" w:cstheme="minorHAnsi"/>
          <w:color w:val="2F5496" w:themeColor="accent1" w:themeShade="BF"/>
          <w:sz w:val="23"/>
          <w:szCs w:val="23"/>
        </w:rPr>
        <w:t xml:space="preserve">successfully </w:t>
      </w:r>
      <w:r w:rsidR="003A4C66">
        <w:rPr>
          <w:rFonts w:eastAsia="Times New Roman" w:cstheme="minorHAnsi"/>
          <w:color w:val="2F5496" w:themeColor="accent1" w:themeShade="BF"/>
          <w:sz w:val="23"/>
          <w:szCs w:val="23"/>
        </w:rPr>
        <w:t>applied to U-</w:t>
      </w:r>
      <w:proofErr w:type="gramStart"/>
      <w:r w:rsidR="003A4C66">
        <w:rPr>
          <w:rFonts w:eastAsia="Times New Roman" w:cstheme="minorHAnsi"/>
          <w:color w:val="2F5496" w:themeColor="accent1" w:themeShade="BF"/>
          <w:sz w:val="23"/>
          <w:szCs w:val="23"/>
        </w:rPr>
        <w:t>Net</w:t>
      </w:r>
      <w:proofErr w:type="gramEnd"/>
      <w:r w:rsidR="00C83764">
        <w:rPr>
          <w:rFonts w:eastAsia="Times New Roman" w:cstheme="minorHAnsi"/>
          <w:color w:val="2F5496" w:themeColor="accent1" w:themeShade="BF"/>
          <w:sz w:val="23"/>
          <w:szCs w:val="23"/>
        </w:rPr>
        <w:t xml:space="preserve"> and </w:t>
      </w:r>
      <w:r w:rsidR="00B47743">
        <w:rPr>
          <w:rFonts w:eastAsia="Times New Roman" w:cstheme="minorHAnsi"/>
          <w:color w:val="2F5496" w:themeColor="accent1" w:themeShade="BF"/>
          <w:sz w:val="23"/>
          <w:szCs w:val="23"/>
        </w:rPr>
        <w:t>they</w:t>
      </w:r>
      <w:r w:rsidR="001D3DDC">
        <w:rPr>
          <w:rFonts w:eastAsia="Times New Roman" w:cstheme="minorHAnsi"/>
          <w:color w:val="2F5496" w:themeColor="accent1" w:themeShade="BF"/>
          <w:sz w:val="23"/>
          <w:szCs w:val="23"/>
        </w:rPr>
        <w:t xml:space="preserve"> </w:t>
      </w:r>
      <w:r w:rsidR="00C83764">
        <w:rPr>
          <w:rFonts w:eastAsia="Times New Roman" w:cstheme="minorHAnsi"/>
          <w:color w:val="2F5496" w:themeColor="accent1" w:themeShade="BF"/>
          <w:sz w:val="23"/>
          <w:szCs w:val="23"/>
        </w:rPr>
        <w:t xml:space="preserve">also exceeded the topic </w:t>
      </w:r>
      <w:r w:rsidR="000E7DED">
        <w:rPr>
          <w:rFonts w:eastAsia="Times New Roman" w:cstheme="minorHAnsi"/>
          <w:color w:val="2F5496" w:themeColor="accent1" w:themeShade="BF"/>
          <w:sz w:val="23"/>
          <w:szCs w:val="23"/>
        </w:rPr>
        <w:t xml:space="preserve">of this study. </w:t>
      </w:r>
      <w:r w:rsidR="00DF3C88">
        <w:rPr>
          <w:rFonts w:eastAsia="Times New Roman" w:cstheme="minorHAnsi"/>
          <w:color w:val="2F5496" w:themeColor="accent1" w:themeShade="BF"/>
          <w:sz w:val="23"/>
          <w:szCs w:val="23"/>
        </w:rPr>
        <w:t>To make</w:t>
      </w:r>
      <w:r w:rsidR="00113A49">
        <w:rPr>
          <w:rFonts w:eastAsia="Times New Roman" w:cstheme="minorHAnsi"/>
          <w:color w:val="2F5496" w:themeColor="accent1" w:themeShade="BF"/>
          <w:sz w:val="23"/>
          <w:szCs w:val="23"/>
        </w:rPr>
        <w:t xml:space="preserve"> readers clear about </w:t>
      </w:r>
      <w:r w:rsidR="009614A0">
        <w:rPr>
          <w:rFonts w:eastAsia="Times New Roman" w:cstheme="minorHAnsi"/>
          <w:color w:val="2F5496" w:themeColor="accent1" w:themeShade="BF"/>
          <w:sz w:val="23"/>
          <w:szCs w:val="23"/>
        </w:rPr>
        <w:t xml:space="preserve">the </w:t>
      </w:r>
      <w:r w:rsidR="00113A49">
        <w:rPr>
          <w:rFonts w:eastAsia="Times New Roman" w:cstheme="minorHAnsi"/>
          <w:color w:val="2F5496" w:themeColor="accent1" w:themeShade="BF"/>
          <w:sz w:val="23"/>
          <w:szCs w:val="23"/>
        </w:rPr>
        <w:t xml:space="preserve">limited capability </w:t>
      </w:r>
      <w:r w:rsidR="004042A8">
        <w:rPr>
          <w:rFonts w:eastAsia="Times New Roman" w:cstheme="minorHAnsi"/>
          <w:color w:val="2F5496" w:themeColor="accent1" w:themeShade="BF"/>
          <w:sz w:val="23"/>
          <w:szCs w:val="23"/>
        </w:rPr>
        <w:t>of U-Net models in</w:t>
      </w:r>
      <w:r w:rsidR="00113A49">
        <w:rPr>
          <w:rFonts w:eastAsia="Times New Roman" w:cstheme="minorHAnsi"/>
          <w:color w:val="2F5496" w:themeColor="accent1" w:themeShade="BF"/>
          <w:sz w:val="23"/>
          <w:szCs w:val="23"/>
        </w:rPr>
        <w:t xml:space="preserve"> explain</w:t>
      </w:r>
      <w:r w:rsidR="009614A0">
        <w:rPr>
          <w:rFonts w:eastAsia="Times New Roman" w:cstheme="minorHAnsi"/>
          <w:color w:val="2F5496" w:themeColor="accent1" w:themeShade="BF"/>
          <w:sz w:val="23"/>
          <w:szCs w:val="23"/>
        </w:rPr>
        <w:t>ing</w:t>
      </w:r>
      <w:r w:rsidR="00113A49">
        <w:rPr>
          <w:rFonts w:eastAsia="Times New Roman" w:cstheme="minorHAnsi"/>
          <w:color w:val="2F5496" w:themeColor="accent1" w:themeShade="BF"/>
          <w:sz w:val="23"/>
          <w:szCs w:val="23"/>
        </w:rPr>
        <w:t xml:space="preserve"> </w:t>
      </w:r>
      <w:r w:rsidR="009614A0">
        <w:rPr>
          <w:rFonts w:eastAsia="Times New Roman" w:cstheme="minorHAnsi"/>
          <w:color w:val="2F5496" w:themeColor="accent1" w:themeShade="BF"/>
          <w:sz w:val="23"/>
          <w:szCs w:val="23"/>
        </w:rPr>
        <w:t>the learned</w:t>
      </w:r>
      <w:r w:rsidR="00113A49">
        <w:rPr>
          <w:rFonts w:eastAsia="Times New Roman" w:cstheme="minorHAnsi"/>
          <w:color w:val="2F5496" w:themeColor="accent1" w:themeShade="BF"/>
          <w:sz w:val="23"/>
          <w:szCs w:val="23"/>
        </w:rPr>
        <w:t xml:space="preserve"> rules</w:t>
      </w:r>
      <w:r w:rsidR="00B47743">
        <w:rPr>
          <w:rFonts w:eastAsia="Times New Roman" w:cstheme="minorHAnsi"/>
          <w:color w:val="2F5496" w:themeColor="accent1" w:themeShade="BF"/>
          <w:sz w:val="23"/>
          <w:szCs w:val="23"/>
        </w:rPr>
        <w:t xml:space="preserve"> </w:t>
      </w:r>
      <w:r w:rsidR="008F0062">
        <w:rPr>
          <w:rFonts w:eastAsia="Times New Roman" w:cstheme="minorHAnsi"/>
          <w:color w:val="2F5496" w:themeColor="accent1" w:themeShade="BF"/>
          <w:sz w:val="23"/>
          <w:szCs w:val="23"/>
        </w:rPr>
        <w:t>as well as the potential</w:t>
      </w:r>
      <w:r w:rsidR="007C481E">
        <w:rPr>
          <w:rFonts w:eastAsia="Times New Roman" w:cstheme="minorHAnsi"/>
          <w:color w:val="2F5496" w:themeColor="accent1" w:themeShade="BF"/>
          <w:sz w:val="23"/>
          <w:szCs w:val="23"/>
        </w:rPr>
        <w:t xml:space="preserve"> ways to extract human-recognizable rules, </w:t>
      </w:r>
      <w:r w:rsidR="009614A0">
        <w:rPr>
          <w:rFonts w:eastAsia="Times New Roman" w:cstheme="minorHAnsi"/>
          <w:color w:val="2F5496" w:themeColor="accent1" w:themeShade="BF"/>
          <w:sz w:val="23"/>
          <w:szCs w:val="23"/>
        </w:rPr>
        <w:t xml:space="preserve">we </w:t>
      </w:r>
      <w:r w:rsidR="004042A8">
        <w:rPr>
          <w:rFonts w:eastAsia="Times New Roman" w:cstheme="minorHAnsi"/>
          <w:color w:val="2F5496" w:themeColor="accent1" w:themeShade="BF"/>
          <w:sz w:val="23"/>
          <w:szCs w:val="23"/>
        </w:rPr>
        <w:t>modified</w:t>
      </w:r>
      <w:r w:rsidR="00046924">
        <w:rPr>
          <w:rFonts w:eastAsia="Times New Roman" w:cstheme="minorHAnsi"/>
          <w:color w:val="2F5496" w:themeColor="accent1" w:themeShade="BF"/>
          <w:sz w:val="23"/>
          <w:szCs w:val="23"/>
        </w:rPr>
        <w:t xml:space="preserve"> the discussion on </w:t>
      </w:r>
      <w:r w:rsidR="00A57668">
        <w:rPr>
          <w:rFonts w:eastAsia="Times New Roman" w:cstheme="minorHAnsi"/>
          <w:color w:val="2F5496" w:themeColor="accent1" w:themeShade="BF"/>
          <w:sz w:val="23"/>
          <w:szCs w:val="23"/>
        </w:rPr>
        <w:t xml:space="preserve">the </w:t>
      </w:r>
      <w:r w:rsidR="00046924">
        <w:rPr>
          <w:rFonts w:eastAsia="Times New Roman" w:cstheme="minorHAnsi"/>
          <w:color w:val="2F5496" w:themeColor="accent1" w:themeShade="BF"/>
          <w:sz w:val="23"/>
          <w:szCs w:val="23"/>
        </w:rPr>
        <w:t>“limitation</w:t>
      </w:r>
      <w:r w:rsidR="00A57668">
        <w:rPr>
          <w:rFonts w:eastAsia="Times New Roman" w:cstheme="minorHAnsi"/>
          <w:color w:val="2F5496" w:themeColor="accent1" w:themeShade="BF"/>
          <w:sz w:val="23"/>
          <w:szCs w:val="23"/>
        </w:rPr>
        <w:t xml:space="preserve"> section</w:t>
      </w:r>
      <w:r w:rsidR="00046924">
        <w:rPr>
          <w:rFonts w:eastAsia="Times New Roman" w:cstheme="minorHAnsi"/>
          <w:color w:val="2F5496" w:themeColor="accent1" w:themeShade="BF"/>
          <w:sz w:val="23"/>
          <w:szCs w:val="23"/>
        </w:rPr>
        <w:t xml:space="preserve">” from “U-Net </w:t>
      </w:r>
      <w:r w:rsidR="000D40DF">
        <w:rPr>
          <w:rFonts w:eastAsia="Times New Roman" w:cstheme="minorHAnsi"/>
          <w:color w:val="2F5496" w:themeColor="accent1" w:themeShade="BF"/>
          <w:sz w:val="23"/>
          <w:szCs w:val="23"/>
        </w:rPr>
        <w:t>have limited explanation power</w:t>
      </w:r>
      <w:r w:rsidR="00046924">
        <w:rPr>
          <w:rFonts w:eastAsia="Times New Roman" w:cstheme="minorHAnsi"/>
          <w:color w:val="2F5496" w:themeColor="accent1" w:themeShade="BF"/>
          <w:sz w:val="23"/>
          <w:szCs w:val="23"/>
        </w:rPr>
        <w:t>”</w:t>
      </w:r>
      <w:r w:rsidR="000D40DF">
        <w:rPr>
          <w:rFonts w:eastAsia="Times New Roman" w:cstheme="minorHAnsi"/>
          <w:color w:val="2F5496" w:themeColor="accent1" w:themeShade="BF"/>
          <w:sz w:val="23"/>
          <w:szCs w:val="23"/>
        </w:rPr>
        <w:t xml:space="preserve"> to “U-Net have limited explanation power but there are potential ways to extract </w:t>
      </w:r>
      <w:r w:rsidR="00044C34">
        <w:rPr>
          <w:rFonts w:eastAsia="Times New Roman" w:cstheme="minorHAnsi"/>
          <w:color w:val="2F5496" w:themeColor="accent1" w:themeShade="BF"/>
          <w:sz w:val="23"/>
          <w:szCs w:val="23"/>
        </w:rPr>
        <w:t xml:space="preserve">learned </w:t>
      </w:r>
      <w:r w:rsidR="000D40DF">
        <w:rPr>
          <w:rFonts w:eastAsia="Times New Roman" w:cstheme="minorHAnsi"/>
          <w:color w:val="2F5496" w:themeColor="accent1" w:themeShade="BF"/>
          <w:sz w:val="23"/>
          <w:szCs w:val="23"/>
        </w:rPr>
        <w:t>rules”</w:t>
      </w:r>
      <w:r w:rsidR="00A57668">
        <w:rPr>
          <w:rFonts w:eastAsia="Times New Roman" w:cstheme="minorHAnsi"/>
          <w:color w:val="2F5496" w:themeColor="accent1" w:themeShade="BF"/>
          <w:sz w:val="23"/>
          <w:szCs w:val="23"/>
        </w:rPr>
        <w:t xml:space="preserve"> to entice future studies.</w:t>
      </w:r>
      <w:commentRangeEnd w:id="233"/>
      <w:r w:rsidR="007E7143">
        <w:rPr>
          <w:rStyle w:val="CommentReference"/>
        </w:rPr>
        <w:commentReference w:id="233"/>
      </w:r>
    </w:p>
    <w:p w14:paraId="28047505" w14:textId="428EFA13" w:rsidR="00E16951" w:rsidRDefault="00A278CF" w:rsidP="00DE3B54">
      <w:pPr>
        <w:spacing w:line="276" w:lineRule="auto"/>
        <w:rPr>
          <w:rFonts w:eastAsia="Times New Roman" w:cstheme="minorHAnsi"/>
          <w:sz w:val="23"/>
          <w:szCs w:val="23"/>
        </w:rPr>
      </w:pPr>
      <w:r w:rsidRPr="00A278CF">
        <w:rPr>
          <w:rFonts w:eastAsia="Times New Roman" w:cstheme="minorHAnsi"/>
          <w:sz w:val="23"/>
          <w:szCs w:val="23"/>
        </w:rPr>
        <w:t>On the other hand, the author does not strongly prove that the simulation accuracy of this method is better than the results of traditional CA-based result</w:t>
      </w:r>
      <w:r w:rsidR="003978E1">
        <w:rPr>
          <w:rFonts w:eastAsia="Times New Roman" w:cstheme="minorHAnsi"/>
          <w:sz w:val="23"/>
          <w:szCs w:val="23"/>
        </w:rPr>
        <w:t>s</w:t>
      </w:r>
      <w:r w:rsidRPr="00A278CF">
        <w:rPr>
          <w:rFonts w:eastAsia="Times New Roman" w:cstheme="minorHAnsi"/>
          <w:sz w:val="23"/>
          <w:szCs w:val="23"/>
        </w:rPr>
        <w:t xml:space="preserve">. </w:t>
      </w:r>
      <w:r w:rsidR="00C72701" w:rsidRPr="00A278CF">
        <w:rPr>
          <w:rFonts w:eastAsia="Times New Roman" w:cstheme="minorHAnsi"/>
          <w:sz w:val="23"/>
          <w:szCs w:val="23"/>
        </w:rPr>
        <w:t>I noticed that the author mentioned in the article that U-NET achieved higher accuracy than CA in some cities. But this does not mean that U-NET performs better in a large area, such as the study area of this paper.</w:t>
      </w:r>
    </w:p>
    <w:p w14:paraId="176820E9" w14:textId="15F93B8A" w:rsidR="000C5347" w:rsidRDefault="0049600B" w:rsidP="00DE3B54">
      <w:pPr>
        <w:spacing w:line="276" w:lineRule="auto"/>
        <w:ind w:left="567"/>
        <w:rPr>
          <w:rFonts w:eastAsia="Times New Roman" w:cstheme="minorHAnsi"/>
          <w:color w:val="2F5496" w:themeColor="accent1" w:themeShade="BF"/>
          <w:sz w:val="23"/>
          <w:szCs w:val="23"/>
        </w:rPr>
      </w:pPr>
      <w:r w:rsidRPr="0049600B">
        <w:rPr>
          <w:rFonts w:eastAsia="Times New Roman" w:cstheme="minorHAnsi"/>
          <w:color w:val="2F5496" w:themeColor="accent1" w:themeShade="BF"/>
          <w:sz w:val="23"/>
          <w:szCs w:val="23"/>
        </w:rPr>
        <w:t xml:space="preserve">The primary goal of introducing deep learning to urban </w:t>
      </w:r>
      <w:r w:rsidR="0017377C">
        <w:rPr>
          <w:rFonts w:eastAsia="Times New Roman" w:cstheme="minorHAnsi"/>
          <w:color w:val="2F5496" w:themeColor="accent1" w:themeShade="BF"/>
          <w:sz w:val="23"/>
          <w:szCs w:val="23"/>
        </w:rPr>
        <w:t>land-use</w:t>
      </w:r>
      <w:r w:rsidRPr="0049600B">
        <w:rPr>
          <w:rFonts w:eastAsia="Times New Roman" w:cstheme="minorHAnsi"/>
          <w:color w:val="2F5496" w:themeColor="accent1" w:themeShade="BF"/>
          <w:sz w:val="23"/>
          <w:szCs w:val="23"/>
        </w:rPr>
        <w:t xml:space="preserve"> simulation is to </w:t>
      </w:r>
      <w:ins w:id="234" w:author="Brett Bryan" w:date="2022-05-02T13:19:00Z">
        <w:r w:rsidR="005C3B7B">
          <w:rPr>
            <w:rFonts w:eastAsia="Times New Roman" w:cstheme="minorHAnsi"/>
            <w:color w:val="2F5496" w:themeColor="accent1" w:themeShade="BF"/>
            <w:sz w:val="23"/>
            <w:szCs w:val="23"/>
          </w:rPr>
          <w:t xml:space="preserve">compare the pros and cons and </w:t>
        </w:r>
      </w:ins>
      <w:r w:rsidRPr="0049600B">
        <w:rPr>
          <w:rFonts w:eastAsia="Times New Roman" w:cstheme="minorHAnsi"/>
          <w:color w:val="2F5496" w:themeColor="accent1" w:themeShade="BF"/>
          <w:sz w:val="23"/>
          <w:szCs w:val="23"/>
        </w:rPr>
        <w:t xml:space="preserve">explore how deep learning could </w:t>
      </w:r>
      <w:del w:id="235" w:author="Brett Bryan" w:date="2022-05-02T13:18:00Z">
        <w:r w:rsidRPr="0049600B" w:rsidDel="001241CE">
          <w:rPr>
            <w:rFonts w:eastAsia="Times New Roman" w:cstheme="minorHAnsi"/>
            <w:color w:val="2F5496" w:themeColor="accent1" w:themeShade="BF"/>
            <w:sz w:val="23"/>
            <w:szCs w:val="23"/>
          </w:rPr>
          <w:delText>add up to</w:delText>
        </w:r>
      </w:del>
      <w:ins w:id="236" w:author="Brett Bryan" w:date="2022-05-02T13:18:00Z">
        <w:r w:rsidR="001241CE">
          <w:rPr>
            <w:rFonts w:eastAsia="Times New Roman" w:cstheme="minorHAnsi"/>
            <w:color w:val="2F5496" w:themeColor="accent1" w:themeShade="BF"/>
            <w:sz w:val="23"/>
            <w:szCs w:val="23"/>
          </w:rPr>
          <w:t>complement</w:t>
        </w:r>
        <w:r w:rsidR="007236F8" w:rsidRPr="007236F8">
          <w:rPr>
            <w:rFonts w:eastAsia="Times New Roman" w:cstheme="minorHAnsi"/>
            <w:color w:val="2F5496" w:themeColor="accent1" w:themeShade="BF"/>
            <w:sz w:val="23"/>
            <w:szCs w:val="23"/>
          </w:rPr>
          <w:t xml:space="preserve"> </w:t>
        </w:r>
        <w:r w:rsidR="007236F8" w:rsidRPr="0049600B">
          <w:rPr>
            <w:rFonts w:eastAsia="Times New Roman" w:cstheme="minorHAnsi"/>
            <w:color w:val="2F5496" w:themeColor="accent1" w:themeShade="BF"/>
            <w:sz w:val="23"/>
            <w:szCs w:val="23"/>
          </w:rPr>
          <w:t>CA-</w:t>
        </w:r>
        <w:r w:rsidR="007236F8">
          <w:rPr>
            <w:rFonts w:eastAsia="Times New Roman" w:cstheme="minorHAnsi"/>
            <w:color w:val="2F5496" w:themeColor="accent1" w:themeShade="BF"/>
            <w:sz w:val="23"/>
            <w:szCs w:val="23"/>
          </w:rPr>
          <w:t>based</w:t>
        </w:r>
        <w:r w:rsidR="007236F8" w:rsidRPr="0049600B">
          <w:rPr>
            <w:rFonts w:eastAsia="Times New Roman" w:cstheme="minorHAnsi"/>
            <w:color w:val="2F5496" w:themeColor="accent1" w:themeShade="BF"/>
            <w:sz w:val="23"/>
            <w:szCs w:val="23"/>
          </w:rPr>
          <w:t xml:space="preserve"> land-use modeling</w:t>
        </w:r>
      </w:ins>
      <w:r w:rsidR="00420F7C">
        <w:rPr>
          <w:rFonts w:eastAsia="Times New Roman" w:cstheme="minorHAnsi"/>
          <w:color w:val="2F5496" w:themeColor="accent1" w:themeShade="BF"/>
          <w:sz w:val="23"/>
          <w:szCs w:val="23"/>
        </w:rPr>
        <w:t xml:space="preserve">, rather </w:t>
      </w:r>
      <w:ins w:id="237" w:author="Brett Bryan" w:date="2022-05-02T13:18:00Z">
        <w:r w:rsidR="007236F8">
          <w:rPr>
            <w:rFonts w:eastAsia="Times New Roman" w:cstheme="minorHAnsi"/>
            <w:color w:val="2F5496" w:themeColor="accent1" w:themeShade="BF"/>
            <w:sz w:val="23"/>
            <w:szCs w:val="23"/>
          </w:rPr>
          <w:t xml:space="preserve">than to </w:t>
        </w:r>
      </w:ins>
      <w:r w:rsidR="007644ED">
        <w:rPr>
          <w:rFonts w:eastAsia="Times New Roman" w:cstheme="minorHAnsi"/>
          <w:color w:val="2F5496" w:themeColor="accent1" w:themeShade="BF"/>
          <w:sz w:val="23"/>
          <w:szCs w:val="23"/>
        </w:rPr>
        <w:t>demonstrate</w:t>
      </w:r>
      <w:r w:rsidR="00420F7C">
        <w:rPr>
          <w:rFonts w:eastAsia="Times New Roman" w:cstheme="minorHAnsi"/>
          <w:color w:val="2F5496" w:themeColor="accent1" w:themeShade="BF"/>
          <w:sz w:val="23"/>
          <w:szCs w:val="23"/>
        </w:rPr>
        <w:t xml:space="preserve"> </w:t>
      </w:r>
      <w:ins w:id="238" w:author="Brett Bryan" w:date="2022-05-02T13:18:00Z">
        <w:r w:rsidR="007236F8">
          <w:rPr>
            <w:rFonts w:eastAsia="Times New Roman" w:cstheme="minorHAnsi"/>
            <w:color w:val="2F5496" w:themeColor="accent1" w:themeShade="BF"/>
            <w:sz w:val="23"/>
            <w:szCs w:val="23"/>
          </w:rPr>
          <w:t xml:space="preserve">that </w:t>
        </w:r>
      </w:ins>
      <w:r w:rsidR="000F752B">
        <w:rPr>
          <w:rFonts w:eastAsia="Times New Roman" w:cstheme="minorHAnsi"/>
          <w:color w:val="2F5496" w:themeColor="accent1" w:themeShade="BF"/>
          <w:sz w:val="23"/>
          <w:szCs w:val="23"/>
        </w:rPr>
        <w:t xml:space="preserve">deep learning </w:t>
      </w:r>
      <w:r w:rsidR="007644ED">
        <w:rPr>
          <w:rFonts w:eastAsia="Times New Roman" w:cstheme="minorHAnsi"/>
          <w:color w:val="2F5496" w:themeColor="accent1" w:themeShade="BF"/>
          <w:sz w:val="23"/>
          <w:szCs w:val="23"/>
        </w:rPr>
        <w:t xml:space="preserve">is </w:t>
      </w:r>
      <w:del w:id="239" w:author="Brett Bryan" w:date="2022-05-02T13:18:00Z">
        <w:r w:rsidR="007644ED" w:rsidDel="007236F8">
          <w:rPr>
            <w:rFonts w:eastAsia="Times New Roman" w:cstheme="minorHAnsi"/>
            <w:color w:val="2F5496" w:themeColor="accent1" w:themeShade="BF"/>
            <w:sz w:val="23"/>
            <w:szCs w:val="23"/>
          </w:rPr>
          <w:delText>better than</w:delText>
        </w:r>
        <w:r w:rsidR="000F752B" w:rsidDel="007236F8">
          <w:rPr>
            <w:rFonts w:eastAsia="Times New Roman" w:cstheme="minorHAnsi"/>
            <w:color w:val="2F5496" w:themeColor="accent1" w:themeShade="BF"/>
            <w:sz w:val="23"/>
            <w:szCs w:val="23"/>
          </w:rPr>
          <w:delText>,</w:delText>
        </w:r>
      </w:del>
      <w:ins w:id="240" w:author="Brett Bryan" w:date="2022-05-02T13:18:00Z">
        <w:r w:rsidR="007236F8">
          <w:rPr>
            <w:rFonts w:eastAsia="Times New Roman" w:cstheme="minorHAnsi"/>
            <w:color w:val="2F5496" w:themeColor="accent1" w:themeShade="BF"/>
            <w:sz w:val="23"/>
            <w:szCs w:val="23"/>
          </w:rPr>
          <w:t>superior</w:t>
        </w:r>
      </w:ins>
      <w:del w:id="241" w:author="Brett Bryan" w:date="2022-05-02T13:18:00Z">
        <w:r w:rsidRPr="0049600B" w:rsidDel="007236F8">
          <w:rPr>
            <w:rFonts w:eastAsia="Times New Roman" w:cstheme="minorHAnsi"/>
            <w:color w:val="2F5496" w:themeColor="accent1" w:themeShade="BF"/>
            <w:sz w:val="23"/>
            <w:szCs w:val="23"/>
          </w:rPr>
          <w:delText xml:space="preserve"> CA-</w:delText>
        </w:r>
        <w:r w:rsidR="000F752B" w:rsidDel="007236F8">
          <w:rPr>
            <w:rFonts w:eastAsia="Times New Roman" w:cstheme="minorHAnsi"/>
            <w:color w:val="2F5496" w:themeColor="accent1" w:themeShade="BF"/>
            <w:sz w:val="23"/>
            <w:szCs w:val="23"/>
          </w:rPr>
          <w:delText>based</w:delText>
        </w:r>
        <w:r w:rsidRPr="0049600B" w:rsidDel="007236F8">
          <w:rPr>
            <w:rFonts w:eastAsia="Times New Roman" w:cstheme="minorHAnsi"/>
            <w:color w:val="2F5496" w:themeColor="accent1" w:themeShade="BF"/>
            <w:sz w:val="23"/>
            <w:szCs w:val="23"/>
          </w:rPr>
          <w:delText xml:space="preserve"> land-use modeling</w:delText>
        </w:r>
      </w:del>
      <w:r w:rsidRPr="0049600B">
        <w:rPr>
          <w:rFonts w:eastAsia="Times New Roman" w:cstheme="minorHAnsi"/>
          <w:color w:val="2F5496" w:themeColor="accent1" w:themeShade="BF"/>
          <w:sz w:val="23"/>
          <w:szCs w:val="23"/>
        </w:rPr>
        <w:t>.</w:t>
      </w:r>
      <w:r w:rsidR="00A20242">
        <w:rPr>
          <w:rFonts w:eastAsia="Times New Roman" w:cstheme="minorHAnsi"/>
          <w:color w:val="2F5496" w:themeColor="accent1" w:themeShade="BF"/>
          <w:sz w:val="23"/>
          <w:szCs w:val="23"/>
        </w:rPr>
        <w:t xml:space="preserve"> </w:t>
      </w:r>
      <w:r w:rsidR="00D373C5">
        <w:rPr>
          <w:rFonts w:eastAsia="Times New Roman" w:cstheme="minorHAnsi"/>
          <w:color w:val="2F5496" w:themeColor="accent1" w:themeShade="BF"/>
          <w:sz w:val="23"/>
          <w:szCs w:val="23"/>
        </w:rPr>
        <w:t>T</w:t>
      </w:r>
      <w:r w:rsidR="00EC661E">
        <w:rPr>
          <w:rFonts w:eastAsia="Times New Roman" w:cstheme="minorHAnsi"/>
          <w:color w:val="2F5496" w:themeColor="accent1" w:themeShade="BF"/>
          <w:sz w:val="23"/>
          <w:szCs w:val="23"/>
        </w:rPr>
        <w:t>he comparison between U-Net and other studies showed that the</w:t>
      </w:r>
      <w:r w:rsidR="0007088E">
        <w:rPr>
          <w:rFonts w:eastAsia="Times New Roman" w:cstheme="minorHAnsi"/>
          <w:color w:val="2F5496" w:themeColor="accent1" w:themeShade="BF"/>
          <w:sz w:val="23"/>
          <w:szCs w:val="23"/>
        </w:rPr>
        <w:t xml:space="preserve">se two </w:t>
      </w:r>
      <w:del w:id="242" w:author="Brett Bryan" w:date="2022-05-02T13:19:00Z">
        <w:r w:rsidR="0007088E" w:rsidDel="00E55BB5">
          <w:rPr>
            <w:rFonts w:eastAsia="Times New Roman" w:cstheme="minorHAnsi"/>
            <w:color w:val="2F5496" w:themeColor="accent1" w:themeShade="BF"/>
            <w:sz w:val="23"/>
            <w:szCs w:val="23"/>
          </w:rPr>
          <w:delText>ways</w:delText>
        </w:r>
      </w:del>
      <w:ins w:id="243" w:author="Brett Bryan" w:date="2022-05-02T13:19:00Z">
        <w:r w:rsidR="00E55BB5">
          <w:rPr>
            <w:rFonts w:eastAsia="Times New Roman" w:cstheme="minorHAnsi"/>
            <w:color w:val="2F5496" w:themeColor="accent1" w:themeShade="BF"/>
            <w:sz w:val="23"/>
            <w:szCs w:val="23"/>
          </w:rPr>
          <w:t>methods</w:t>
        </w:r>
      </w:ins>
      <w:r w:rsidR="0007088E">
        <w:rPr>
          <w:rFonts w:eastAsia="Times New Roman" w:cstheme="minorHAnsi"/>
          <w:color w:val="2F5496" w:themeColor="accent1" w:themeShade="BF"/>
          <w:sz w:val="23"/>
          <w:szCs w:val="23"/>
        </w:rPr>
        <w:t xml:space="preserve">, </w:t>
      </w:r>
      <w:r w:rsidR="00357A78">
        <w:rPr>
          <w:rFonts w:eastAsia="Times New Roman" w:cstheme="minorHAnsi"/>
          <w:color w:val="2F5496" w:themeColor="accent1" w:themeShade="BF"/>
          <w:sz w:val="23"/>
          <w:szCs w:val="23"/>
        </w:rPr>
        <w:t>from</w:t>
      </w:r>
      <w:r w:rsidR="0007088E">
        <w:rPr>
          <w:rFonts w:eastAsia="Times New Roman" w:cstheme="minorHAnsi"/>
          <w:color w:val="2F5496" w:themeColor="accent1" w:themeShade="BF"/>
          <w:sz w:val="23"/>
          <w:szCs w:val="23"/>
        </w:rPr>
        <w:t xml:space="preserve"> </w:t>
      </w:r>
      <w:del w:id="244" w:author="Brett Bryan" w:date="2022-05-02T13:19:00Z">
        <w:r w:rsidR="0007088E" w:rsidDel="00E55BB5">
          <w:rPr>
            <w:rFonts w:eastAsia="Times New Roman" w:cstheme="minorHAnsi"/>
            <w:color w:val="2F5496" w:themeColor="accent1" w:themeShade="BF"/>
            <w:sz w:val="23"/>
            <w:szCs w:val="23"/>
          </w:rPr>
          <w:delText xml:space="preserve">the </w:delText>
        </w:r>
      </w:del>
      <w:ins w:id="245" w:author="Brett Bryan" w:date="2022-05-02T13:19:00Z">
        <w:r w:rsidR="00E55BB5">
          <w:rPr>
            <w:rFonts w:eastAsia="Times New Roman" w:cstheme="minorHAnsi"/>
            <w:color w:val="2F5496" w:themeColor="accent1" w:themeShade="BF"/>
            <w:sz w:val="23"/>
            <w:szCs w:val="23"/>
          </w:rPr>
          <w:t xml:space="preserve">an </w:t>
        </w:r>
      </w:ins>
      <w:r w:rsidR="0007088E">
        <w:rPr>
          <w:rFonts w:eastAsia="Times New Roman" w:cstheme="minorHAnsi"/>
          <w:color w:val="2F5496" w:themeColor="accent1" w:themeShade="BF"/>
          <w:sz w:val="23"/>
          <w:szCs w:val="23"/>
        </w:rPr>
        <w:t>accuracy metrics perspective, are very close.</w:t>
      </w:r>
    </w:p>
    <w:p w14:paraId="3CEAF5AE" w14:textId="68594AA5" w:rsidR="00043144" w:rsidRDefault="004023F5" w:rsidP="00043144">
      <w:pPr>
        <w:spacing w:line="276" w:lineRule="auto"/>
        <w:ind w:left="567"/>
        <w:rPr>
          <w:rFonts w:eastAsia="Times New Roman" w:cstheme="minorHAnsi"/>
        </w:rPr>
      </w:pPr>
      <w:r>
        <w:rPr>
          <w:rFonts w:eastAsia="Times New Roman" w:cstheme="minorHAnsi"/>
          <w:color w:val="2F5496" w:themeColor="accent1" w:themeShade="BF"/>
          <w:sz w:val="23"/>
          <w:szCs w:val="23"/>
        </w:rPr>
        <w:t xml:space="preserve">The </w:t>
      </w:r>
      <w:r w:rsidR="00960C67">
        <w:rPr>
          <w:rFonts w:eastAsia="Times New Roman" w:cstheme="minorHAnsi"/>
          <w:color w:val="2F5496" w:themeColor="accent1" w:themeShade="BF"/>
          <w:sz w:val="23"/>
          <w:szCs w:val="23"/>
        </w:rPr>
        <w:t xml:space="preserve">accuracy of the simulated urban </w:t>
      </w:r>
      <w:r w:rsidR="0017377C">
        <w:rPr>
          <w:rFonts w:eastAsia="Times New Roman" w:cstheme="minorHAnsi"/>
          <w:color w:val="2F5496" w:themeColor="accent1" w:themeShade="BF"/>
          <w:sz w:val="23"/>
          <w:szCs w:val="23"/>
        </w:rPr>
        <w:t>land-use</w:t>
      </w:r>
      <w:r w:rsidR="00960C67">
        <w:rPr>
          <w:rFonts w:eastAsia="Times New Roman" w:cstheme="minorHAnsi"/>
          <w:color w:val="2F5496" w:themeColor="accent1" w:themeShade="BF"/>
          <w:sz w:val="23"/>
          <w:szCs w:val="23"/>
        </w:rPr>
        <w:t xml:space="preserve"> is </w:t>
      </w:r>
      <w:r w:rsidR="005C6438">
        <w:rPr>
          <w:rFonts w:eastAsia="Times New Roman" w:cstheme="minorHAnsi"/>
          <w:color w:val="2F5496" w:themeColor="accent1" w:themeShade="BF"/>
          <w:sz w:val="23"/>
          <w:szCs w:val="23"/>
        </w:rPr>
        <w:t>profoundly impacted by</w:t>
      </w:r>
      <w:r w:rsidR="00960C67">
        <w:rPr>
          <w:rFonts w:eastAsia="Times New Roman" w:cstheme="minorHAnsi"/>
          <w:color w:val="2F5496" w:themeColor="accent1" w:themeShade="BF"/>
          <w:sz w:val="23"/>
          <w:szCs w:val="23"/>
        </w:rPr>
        <w:t xml:space="preserve"> 1) the net urbanized area and 2) the spatial resolution of the raster data</w:t>
      </w:r>
      <w:r w:rsidR="00275CFF">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f52a0a36-150d-4a2a-ab37-a6e9d459dfd9"/>
          <w:id w:val="1286239738"/>
          <w:placeholder>
            <w:docPart w:val="DefaultPlaceholder_-1854013440"/>
          </w:placeholder>
        </w:sdtPr>
        <w:sdtEndPr/>
        <w:sdtContent>
          <w:r w:rsidR="00275CFF">
            <w:rPr>
              <w:rFonts w:eastAsia="Times New Roman" w:cstheme="minorHAnsi"/>
              <w:color w:val="2F5496" w:themeColor="accent1" w:themeShade="BF"/>
              <w:sz w:val="23"/>
              <w:szCs w:val="23"/>
            </w:rPr>
            <w:fldChar w:fldCharType="begin"/>
          </w:r>
          <w:r w:rsidR="005D700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MWVhNzM5LWIzZDAtNDU4OC1iOGNkLTdmZTM4MjNlNWQ0ZiIsIlJhbmdlTGVuZ3RoIjoyMS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gMjAwOCkifV19LCJUYWciOiJDaXRhdmlQbGFjZWhvbGRlciNmNTJhMGEzNi0xNTBkLTRhMmEtYWIzNy1hNmU5ZDQ1OWRmZDkiLCJUZXh0IjoiKFBvbnRpdXMgZXQgYWwuIDIwMDgpIiwiV0FJVmVyc2lvbiI6IjYuMTEuMC4wIn0=}</w:instrText>
          </w:r>
          <w:r w:rsidR="00275CFF">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(Pontius et al. 2008)</w:t>
          </w:r>
          <w:r w:rsidR="00275CFF">
            <w:rPr>
              <w:rFonts w:eastAsia="Times New Roman" w:cstheme="minorHAnsi"/>
              <w:color w:val="2F5496" w:themeColor="accent1" w:themeShade="BF"/>
              <w:sz w:val="23"/>
              <w:szCs w:val="23"/>
            </w:rPr>
            <w:fldChar w:fldCharType="end"/>
          </w:r>
        </w:sdtContent>
      </w:sdt>
      <w:r w:rsidR="00960C67">
        <w:rPr>
          <w:rFonts w:eastAsia="Times New Roman" w:cstheme="minorHAnsi"/>
          <w:color w:val="2F5496" w:themeColor="accent1" w:themeShade="BF"/>
          <w:sz w:val="23"/>
          <w:szCs w:val="23"/>
        </w:rPr>
        <w:t>.</w:t>
      </w:r>
      <w:r w:rsidR="00B665A2">
        <w:rPr>
          <w:rFonts w:eastAsia="Times New Roman" w:cstheme="minorHAnsi"/>
          <w:color w:val="2F5496" w:themeColor="accent1" w:themeShade="BF"/>
          <w:sz w:val="23"/>
          <w:szCs w:val="23"/>
        </w:rPr>
        <w:t xml:space="preserve"> We compared our result with two</w:t>
      </w:r>
      <w:r w:rsidR="00BB57DA">
        <w:rPr>
          <w:rFonts w:eastAsia="Times New Roman" w:cstheme="minorHAnsi"/>
          <w:color w:val="2F5496" w:themeColor="accent1" w:themeShade="BF"/>
          <w:sz w:val="23"/>
          <w:szCs w:val="23"/>
        </w:rPr>
        <w:t xml:space="preserve"> CA-based studies that </w:t>
      </w:r>
      <w:r w:rsidR="00692DAA">
        <w:rPr>
          <w:rFonts w:eastAsia="Times New Roman" w:cstheme="minorHAnsi"/>
          <w:color w:val="2F5496" w:themeColor="accent1" w:themeShade="BF"/>
          <w:sz w:val="23"/>
          <w:szCs w:val="23"/>
        </w:rPr>
        <w:t>it</w:t>
      </w:r>
      <w:r w:rsidR="00357A78">
        <w:rPr>
          <w:rFonts w:eastAsia="Times New Roman" w:cstheme="minorHAnsi"/>
          <w:color w:val="2F5496" w:themeColor="accent1" w:themeShade="BF"/>
          <w:sz w:val="23"/>
          <w:szCs w:val="23"/>
        </w:rPr>
        <w:t>e</w:t>
      </w:r>
      <w:r w:rsidR="00692DAA">
        <w:rPr>
          <w:rFonts w:eastAsia="Times New Roman" w:cstheme="minorHAnsi"/>
          <w:color w:val="2F5496" w:themeColor="accent1" w:themeShade="BF"/>
          <w:sz w:val="23"/>
          <w:szCs w:val="23"/>
        </w:rPr>
        <w:t xml:space="preserve">rated </w:t>
      </w:r>
      <w:r w:rsidR="0088149C">
        <w:rPr>
          <w:rFonts w:eastAsia="Times New Roman" w:cstheme="minorHAnsi"/>
          <w:color w:val="2F5496" w:themeColor="accent1" w:themeShade="BF"/>
          <w:sz w:val="23"/>
          <w:szCs w:val="23"/>
        </w:rPr>
        <w:t xml:space="preserve">multiple parameters (window sizes, </w:t>
      </w:r>
      <w:r w:rsidR="00FB6C99">
        <w:rPr>
          <w:rFonts w:eastAsia="Times New Roman" w:cstheme="minorHAnsi"/>
          <w:color w:val="2F5496" w:themeColor="accent1" w:themeShade="BF"/>
          <w:sz w:val="23"/>
          <w:szCs w:val="23"/>
        </w:rPr>
        <w:t>inertia weights,</w:t>
      </w:r>
      <w:r w:rsidR="0085691E">
        <w:rPr>
          <w:rFonts w:eastAsia="Times New Roman" w:cstheme="minorHAnsi"/>
          <w:color w:val="2F5496" w:themeColor="accent1" w:themeShade="BF"/>
          <w:sz w:val="23"/>
          <w:szCs w:val="23"/>
        </w:rPr>
        <w:t xml:space="preserve"> iteration number, etc.</w:t>
      </w:r>
      <w:r w:rsidR="0088149C">
        <w:rPr>
          <w:rFonts w:eastAsia="Times New Roman" w:cstheme="minorHAnsi"/>
          <w:color w:val="2F5496" w:themeColor="accent1" w:themeShade="BF"/>
          <w:sz w:val="23"/>
          <w:szCs w:val="23"/>
        </w:rPr>
        <w:t>)</w:t>
      </w:r>
      <w:r w:rsidR="005155A3">
        <w:rPr>
          <w:rFonts w:eastAsia="Times New Roman" w:cstheme="minorHAnsi"/>
          <w:color w:val="2F5496" w:themeColor="accent1" w:themeShade="BF"/>
          <w:sz w:val="23"/>
          <w:szCs w:val="23"/>
        </w:rPr>
        <w:t xml:space="preserve"> or </w:t>
      </w:r>
      <w:r w:rsidR="00347DE4">
        <w:rPr>
          <w:rFonts w:eastAsia="Times New Roman" w:cstheme="minorHAnsi"/>
          <w:color w:val="2F5496" w:themeColor="accent1" w:themeShade="BF"/>
          <w:sz w:val="23"/>
          <w:szCs w:val="23"/>
        </w:rPr>
        <w:t xml:space="preserve">developed 17 </w:t>
      </w:r>
      <w:proofErr w:type="spellStart"/>
      <w:r w:rsidR="00347DE4">
        <w:rPr>
          <w:rFonts w:eastAsia="Times New Roman" w:cstheme="minorHAnsi"/>
          <w:color w:val="2F5496" w:themeColor="accent1" w:themeShade="BF"/>
          <w:sz w:val="23"/>
          <w:szCs w:val="23"/>
        </w:rPr>
        <w:t>submodels</w:t>
      </w:r>
      <w:proofErr w:type="spellEnd"/>
      <w:r w:rsidR="00347DE4">
        <w:rPr>
          <w:rFonts w:eastAsia="Times New Roman" w:cstheme="minorHAnsi"/>
          <w:color w:val="2F5496" w:themeColor="accent1" w:themeShade="BF"/>
          <w:sz w:val="23"/>
          <w:szCs w:val="23"/>
        </w:rPr>
        <w:t xml:space="preserve"> to get the best simulation outcome</w:t>
      </w:r>
      <w:r w:rsidR="002F65FC">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dce455ff-559b-4167-a772-6c1fa8cf0992"/>
          <w:id w:val="1042253616"/>
          <w:placeholder>
            <w:docPart w:val="DefaultPlaceholder_-1854013440"/>
          </w:placeholder>
        </w:sdtPr>
        <w:sdtEndPr/>
        <w:sdtContent>
          <w:r w:rsidR="002F65FC" w:rsidRPr="00216A31">
            <w:rPr>
              <w:rFonts w:eastAsia="Times New Roman" w:cstheme="minorHAnsi"/>
              <w:color w:val="2F5496" w:themeColor="accent1" w:themeShade="BF"/>
              <w:sz w:val="23"/>
              <w:szCs w:val="23"/>
            </w:rPr>
            <w:fldChar w:fldCharType="begin"/>
          </w:r>
          <w:r w:rsidR="0014487E">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NzFkMWFkLTQzMzYtNDgyZi04NTM1LTQ0ZDIxYTMzYjY2YyIsIlJhbmdlTGVuZ3RoIjoxOCwiUmVmZXJlbmNlSWQiOiI0YThhMzZmMS0yZGY2LTQzOGQtOWU1OC02YmM0MjczZTFmN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i9qLmxhbmR1cmJwbGFuLjIwMjEuMTA0MTY4IiwiVXJpU3RyaW5nIjoiaHR0cHM6Ly9kb2kub3JnLzEwLjEwMTYvai5sYW5kdXJicGxhbi4yMDIxLjEwNDE2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MTExMS90Z2lzLjEyNzA3IiwiVXJpU3RyaW5nIjoiaHR0cHM6Ly9kb2kub3JnLzEwLjExMTEvdGdpcy4xMjcwN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}</w:instrText>
          </w:r>
          <w:r w:rsidR="002F65FC" w:rsidRPr="00216A31">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(Wang et al. 2021a; Wang et al. 2021c)</w:t>
          </w:r>
          <w:r w:rsidR="002F65FC" w:rsidRPr="00216A31">
            <w:rPr>
              <w:rFonts w:eastAsia="Times New Roman" w:cstheme="minorHAnsi"/>
              <w:color w:val="2F5496" w:themeColor="accent1" w:themeShade="BF"/>
              <w:sz w:val="23"/>
              <w:szCs w:val="23"/>
            </w:rPr>
            <w:fldChar w:fldCharType="end"/>
          </w:r>
        </w:sdtContent>
      </w:sdt>
      <w:r w:rsidR="00347DE4" w:rsidRPr="00216A31">
        <w:rPr>
          <w:rFonts w:eastAsia="Times New Roman" w:cstheme="minorHAnsi"/>
          <w:color w:val="2F5496" w:themeColor="accent1" w:themeShade="BF"/>
          <w:sz w:val="23"/>
          <w:szCs w:val="23"/>
        </w:rPr>
        <w:t>.</w:t>
      </w:r>
      <w:r w:rsidR="002F65FC" w:rsidRPr="00216A31">
        <w:rPr>
          <w:rFonts w:eastAsia="Times New Roman" w:cstheme="minorHAnsi"/>
          <w:color w:val="2F5496" w:themeColor="accent1" w:themeShade="BF"/>
          <w:sz w:val="23"/>
          <w:szCs w:val="23"/>
        </w:rPr>
        <w:t xml:space="preserve"> The comparison showed that the </w:t>
      </w:r>
      <w:proofErr w:type="spellStart"/>
      <w:r w:rsidR="002F65FC" w:rsidRPr="00216A31">
        <w:rPr>
          <w:rFonts w:eastAsia="Times New Roman" w:cstheme="minorHAnsi"/>
          <w:color w:val="2F5496" w:themeColor="accent1" w:themeShade="BF"/>
          <w:sz w:val="23"/>
          <w:szCs w:val="23"/>
        </w:rPr>
        <w:t>FoM</w:t>
      </w:r>
      <w:proofErr w:type="spellEnd"/>
      <w:r w:rsidR="002F65FC" w:rsidRPr="00216A31">
        <w:rPr>
          <w:rFonts w:eastAsia="Times New Roman" w:cstheme="minorHAnsi"/>
          <w:color w:val="2F5496" w:themeColor="accent1" w:themeShade="BF"/>
          <w:sz w:val="23"/>
          <w:szCs w:val="23"/>
        </w:rPr>
        <w:t xml:space="preserve"> in this study, computed from 76 prefectures, </w:t>
      </w:r>
      <w:r w:rsidR="00216A31" w:rsidRPr="00216A31">
        <w:rPr>
          <w:rFonts w:eastAsia="Times New Roman" w:cstheme="minorHAnsi"/>
          <w:color w:val="2F5496" w:themeColor="accent1" w:themeShade="BF"/>
          <w:sz w:val="23"/>
          <w:szCs w:val="23"/>
        </w:rPr>
        <w:t xml:space="preserve">with the </w:t>
      </w:r>
      <w:r w:rsidR="00216A31" w:rsidRPr="00216A31">
        <w:rPr>
          <w:rFonts w:eastAsia="Times New Roman" w:cstheme="minorHAnsi"/>
          <w:color w:val="2F5496" w:themeColor="accent1" w:themeShade="BF"/>
        </w:rPr>
        <w:t>1</w:t>
      </w:r>
      <w:r w:rsidR="00216A31" w:rsidRPr="00216A31">
        <w:rPr>
          <w:rFonts w:eastAsia="Times New Roman" w:cstheme="minorHAnsi"/>
          <w:color w:val="2F5496" w:themeColor="accent1" w:themeShade="BF"/>
          <w:vertAlign w:val="superscript"/>
        </w:rPr>
        <w:t>st</w:t>
      </w:r>
      <w:r w:rsidR="00216A31" w:rsidRPr="00216A31">
        <w:rPr>
          <w:rFonts w:eastAsia="Times New Roman" w:cstheme="minorHAnsi"/>
          <w:color w:val="2F5496" w:themeColor="accent1" w:themeShade="BF"/>
          <w:sz w:val="23"/>
          <w:szCs w:val="23"/>
        </w:rPr>
        <w:t xml:space="preserve"> quantile </w:t>
      </w:r>
      <w:r w:rsidR="001B2381">
        <w:rPr>
          <w:rFonts w:eastAsia="Times New Roman" w:cstheme="minorHAnsi"/>
          <w:color w:val="2F5496" w:themeColor="accent1" w:themeShade="BF"/>
          <w:sz w:val="23"/>
          <w:szCs w:val="23"/>
        </w:rPr>
        <w:t xml:space="preserve">value </w:t>
      </w:r>
      <w:r w:rsidR="00216A31" w:rsidRPr="00216A31">
        <w:rPr>
          <w:rFonts w:eastAsia="Times New Roman" w:cstheme="minorHAnsi"/>
          <w:color w:val="2F5496" w:themeColor="accent1" w:themeShade="BF"/>
          <w:sz w:val="23"/>
          <w:szCs w:val="23"/>
        </w:rPr>
        <w:t xml:space="preserve">of 0.177, the </w:t>
      </w:r>
      <w:r w:rsidR="00216A31" w:rsidRPr="00216A31">
        <w:rPr>
          <w:rFonts w:eastAsia="Times New Roman" w:cstheme="minorHAnsi"/>
          <w:color w:val="2F5496" w:themeColor="accent1" w:themeShade="BF"/>
        </w:rPr>
        <w:t>3</w:t>
      </w:r>
      <w:r w:rsidR="00216A31" w:rsidRPr="00216A31">
        <w:rPr>
          <w:rFonts w:eastAsia="Times New Roman" w:cstheme="minorHAnsi"/>
          <w:color w:val="2F5496" w:themeColor="accent1" w:themeShade="BF"/>
          <w:vertAlign w:val="superscript"/>
        </w:rPr>
        <w:t>rd</w:t>
      </w:r>
      <w:r w:rsidR="00216A31" w:rsidRPr="00216A31">
        <w:rPr>
          <w:rFonts w:eastAsia="Times New Roman" w:cstheme="minorHAnsi"/>
          <w:color w:val="2F5496" w:themeColor="accent1" w:themeShade="BF"/>
          <w:sz w:val="23"/>
          <w:szCs w:val="23"/>
        </w:rPr>
        <w:t xml:space="preserve"> quantile of 0.215, and the median of 0.197, was close to 0.193 reported by Wang et al. (2021c), </w:t>
      </w:r>
      <w:r w:rsidR="00043144">
        <w:rPr>
          <w:rFonts w:eastAsia="Times New Roman" w:cstheme="minorHAnsi"/>
          <w:color w:val="2F5496" w:themeColor="accent1" w:themeShade="BF"/>
          <w:sz w:val="23"/>
          <w:szCs w:val="23"/>
        </w:rPr>
        <w:t>and</w:t>
      </w:r>
      <w:r w:rsidR="00216A31" w:rsidRPr="00216A31">
        <w:rPr>
          <w:rFonts w:eastAsia="Times New Roman" w:cstheme="minorHAnsi"/>
          <w:color w:val="2F5496" w:themeColor="accent1" w:themeShade="BF"/>
          <w:sz w:val="23"/>
          <w:szCs w:val="23"/>
        </w:rPr>
        <w:t xml:space="preserve"> 0.219 found by Wang et al. (2021a).</w:t>
      </w:r>
      <w:r w:rsidR="00190318" w:rsidRPr="00D47222">
        <w:rPr>
          <w:rFonts w:eastAsia="Times New Roman" w:cstheme="minorHAnsi"/>
        </w:rPr>
        <w:t xml:space="preserve"> </w:t>
      </w:r>
    </w:p>
    <w:p w14:paraId="259E6360" w14:textId="2C73ADB6" w:rsidR="002240B8" w:rsidDel="001C7B88" w:rsidRDefault="00043144" w:rsidP="00FC6291">
      <w:pPr>
        <w:spacing w:line="276" w:lineRule="auto"/>
        <w:ind w:left="567"/>
        <w:rPr>
          <w:del w:id="246" w:author="Brett Bryan" w:date="2022-05-02T13:20:00Z"/>
          <w:rFonts w:eastAsia="Times New Roman" w:cstheme="minorHAnsi"/>
          <w:color w:val="2F5496" w:themeColor="accent1" w:themeShade="BF"/>
          <w:sz w:val="23"/>
          <w:szCs w:val="23"/>
        </w:rPr>
      </w:pPr>
      <w:r w:rsidRPr="00043144">
        <w:rPr>
          <w:rFonts w:eastAsia="Times New Roman" w:cstheme="minorHAnsi"/>
          <w:color w:val="2F5496" w:themeColor="accent1" w:themeShade="BF"/>
          <w:sz w:val="23"/>
          <w:szCs w:val="23"/>
        </w:rPr>
        <w:t xml:space="preserve">U-NET achieved higher accuracy than CA in some cities </w:t>
      </w:r>
      <w:r>
        <w:rPr>
          <w:rFonts w:eastAsia="Times New Roman" w:cstheme="minorHAnsi"/>
          <w:color w:val="2F5496" w:themeColor="accent1" w:themeShade="BF"/>
          <w:sz w:val="23"/>
          <w:szCs w:val="23"/>
        </w:rPr>
        <w:t xml:space="preserve">because the </w:t>
      </w:r>
      <w:proofErr w:type="spellStart"/>
      <w:r>
        <w:rPr>
          <w:rFonts w:eastAsia="Times New Roman" w:cstheme="minorHAnsi"/>
          <w:color w:val="2F5496" w:themeColor="accent1" w:themeShade="BF"/>
          <w:sz w:val="23"/>
          <w:szCs w:val="23"/>
        </w:rPr>
        <w:t>FoM</w:t>
      </w:r>
      <w:proofErr w:type="spellEnd"/>
      <w:r>
        <w:rPr>
          <w:rFonts w:eastAsia="Times New Roman" w:cstheme="minorHAnsi"/>
          <w:color w:val="2F5496" w:themeColor="accent1" w:themeShade="BF"/>
          <w:sz w:val="23"/>
          <w:szCs w:val="23"/>
        </w:rPr>
        <w:t xml:space="preserve"> is positively related </w:t>
      </w:r>
      <w:r w:rsidR="001B2381">
        <w:rPr>
          <w:rFonts w:eastAsia="Times New Roman" w:cstheme="minorHAnsi"/>
          <w:color w:val="2F5496" w:themeColor="accent1" w:themeShade="BF"/>
          <w:sz w:val="23"/>
          <w:szCs w:val="23"/>
        </w:rPr>
        <w:t>to</w:t>
      </w:r>
      <w:r>
        <w:rPr>
          <w:rFonts w:eastAsia="Times New Roman" w:cstheme="minorHAnsi"/>
          <w:color w:val="2F5496" w:themeColor="accent1" w:themeShade="BF"/>
          <w:sz w:val="23"/>
          <w:szCs w:val="23"/>
        </w:rPr>
        <w:t xml:space="preserve"> the urbanization </w:t>
      </w:r>
      <w:r w:rsidR="006F5D38">
        <w:rPr>
          <w:rFonts w:eastAsia="Times New Roman" w:cstheme="minorHAnsi"/>
          <w:color w:val="2F5496" w:themeColor="accent1" w:themeShade="BF"/>
          <w:sz w:val="23"/>
          <w:szCs w:val="23"/>
        </w:rPr>
        <w:t xml:space="preserve">rate </w:t>
      </w:r>
      <w:sdt>
        <w:sdtPr>
          <w:rPr>
            <w:rFonts w:eastAsia="Times New Roman" w:cstheme="minorHAnsi"/>
            <w:color w:val="2F5496" w:themeColor="accent1" w:themeShade="BF"/>
            <w:sz w:val="23"/>
            <w:szCs w:val="23"/>
          </w:rPr>
          <w:alias w:val="To edit, see citavi.com/edit"/>
          <w:tag w:val="CitaviPlaceholder#9d559c9c-fecf-43d8-8543-1e2648ea9a3e"/>
          <w:id w:val="-1008824667"/>
          <w:placeholder>
            <w:docPart w:val="847A48749A4C4AF59C0EAA623ABBFBC7"/>
          </w:placeholder>
        </w:sdtPr>
        <w:sdtEndPr/>
        <w:sdtContent>
          <w:r w:rsidR="006F5D38" w:rsidRPr="00DE3B54">
            <w:rPr>
              <w:rFonts w:eastAsia="Times New Roman" w:cstheme="minorHAnsi"/>
              <w:color w:val="2F5496" w:themeColor="accent1" w:themeShade="BF"/>
              <w:sz w:val="23"/>
              <w:szCs w:val="23"/>
            </w:rPr>
            <w:fldChar w:fldCharType="begin"/>
          </w:r>
          <w:r w:rsidR="005D700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lMjA1YzFkLTBjNjktNGRkOC05MzkxLTIzOWZjMWFmN2NhZSIsIlJhbmdlTGVuZ3RoIjoyMS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gMjAwOCkifV19LCJUYWciOiJDaXRhdmlQbGFjZWhvbGRlciM5ZDU1OWM5Yy1mZWNmLTQzZDgtODU0My0xZTI2NDhlYTlhM2UiLCJUZXh0IjoiKFBvbnRpdXMgZXQgYWwuIDIwMDgpIiwiV0FJVmVyc2lvbiI6IjYuMTEuMC4wIn0=}</w:instrText>
          </w:r>
          <w:r w:rsidR="006F5D38" w:rsidRPr="00DE3B54">
            <w:rPr>
              <w:rFonts w:eastAsia="Times New Roman" w:cstheme="minorHAnsi"/>
              <w:color w:val="2F5496" w:themeColor="accent1" w:themeShade="BF"/>
              <w:sz w:val="23"/>
              <w:szCs w:val="23"/>
            </w:rPr>
            <w:fldChar w:fldCharType="separate"/>
          </w:r>
          <w:r w:rsidR="006F5D38">
            <w:rPr>
              <w:rFonts w:eastAsia="Times New Roman" w:cstheme="minorHAnsi"/>
              <w:color w:val="2F5496" w:themeColor="accent1" w:themeShade="BF"/>
              <w:sz w:val="23"/>
              <w:szCs w:val="23"/>
            </w:rPr>
            <w:t>(Pontius et al. 2008)</w:t>
          </w:r>
          <w:r w:rsidR="006F5D38" w:rsidRPr="00DE3B54">
            <w:rPr>
              <w:rFonts w:eastAsia="Times New Roman" w:cstheme="minorHAnsi"/>
              <w:color w:val="2F5496" w:themeColor="accent1" w:themeShade="BF"/>
              <w:sz w:val="23"/>
              <w:szCs w:val="23"/>
            </w:rPr>
            <w:fldChar w:fldCharType="end"/>
          </w:r>
        </w:sdtContent>
      </w:sdt>
      <w:r w:rsidR="006F5D38">
        <w:rPr>
          <w:rFonts w:eastAsia="Times New Roman" w:cstheme="minorHAnsi"/>
          <w:color w:val="2F5496" w:themeColor="accent1" w:themeShade="BF"/>
          <w:sz w:val="23"/>
          <w:szCs w:val="23"/>
        </w:rPr>
        <w:t>:</w:t>
      </w:r>
      <w:r w:rsidR="00190318" w:rsidRPr="00DE3B54">
        <w:rPr>
          <w:rFonts w:eastAsia="Times New Roman" w:cstheme="minorHAnsi"/>
          <w:color w:val="2F5496" w:themeColor="accent1" w:themeShade="BF"/>
          <w:sz w:val="23"/>
          <w:szCs w:val="23"/>
        </w:rPr>
        <w:t xml:space="preserve"> </w:t>
      </w:r>
      <w:r w:rsidR="006F5D38">
        <w:rPr>
          <w:rFonts w:eastAsia="Times New Roman" w:cstheme="minorHAnsi"/>
          <w:color w:val="2F5496" w:themeColor="accent1" w:themeShade="BF"/>
          <w:sz w:val="23"/>
          <w:szCs w:val="23"/>
        </w:rPr>
        <w:t>some cities ha</w:t>
      </w:r>
      <w:r w:rsidR="00064137">
        <w:rPr>
          <w:rFonts w:eastAsia="Times New Roman" w:cstheme="minorHAnsi"/>
          <w:color w:val="2F5496" w:themeColor="accent1" w:themeShade="BF"/>
          <w:sz w:val="23"/>
          <w:szCs w:val="23"/>
        </w:rPr>
        <w:t>d more net urbanized area</w:t>
      </w:r>
      <w:r w:rsidR="001B2381">
        <w:rPr>
          <w:rFonts w:eastAsia="Times New Roman" w:cstheme="minorHAnsi"/>
          <w:color w:val="2F5496" w:themeColor="accent1" w:themeShade="BF"/>
          <w:sz w:val="23"/>
          <w:szCs w:val="23"/>
        </w:rPr>
        <w:t>s</w:t>
      </w:r>
      <w:r w:rsidR="00064137">
        <w:rPr>
          <w:rFonts w:eastAsia="Times New Roman" w:cstheme="minorHAnsi"/>
          <w:color w:val="2F5496" w:themeColor="accent1" w:themeShade="BF"/>
          <w:sz w:val="23"/>
          <w:szCs w:val="23"/>
        </w:rPr>
        <w:t xml:space="preserve"> and </w:t>
      </w:r>
      <w:r w:rsidR="004B69B1">
        <w:rPr>
          <w:rFonts w:eastAsia="Times New Roman" w:cstheme="minorHAnsi"/>
          <w:color w:val="2F5496" w:themeColor="accent1" w:themeShade="BF"/>
          <w:sz w:val="23"/>
          <w:szCs w:val="23"/>
        </w:rPr>
        <w:t>are more likely to</w:t>
      </w:r>
      <w:r w:rsidR="00064137">
        <w:rPr>
          <w:rFonts w:eastAsia="Times New Roman" w:cstheme="minorHAnsi"/>
          <w:color w:val="2F5496" w:themeColor="accent1" w:themeShade="BF"/>
          <w:sz w:val="23"/>
          <w:szCs w:val="23"/>
        </w:rPr>
        <w:t xml:space="preserve"> </w:t>
      </w:r>
      <w:r w:rsidR="001E33DE">
        <w:rPr>
          <w:rFonts w:eastAsia="Times New Roman" w:cstheme="minorHAnsi"/>
          <w:color w:val="2F5496" w:themeColor="accent1" w:themeShade="BF"/>
          <w:sz w:val="23"/>
          <w:szCs w:val="23"/>
        </w:rPr>
        <w:t>ha</w:t>
      </w:r>
      <w:r w:rsidR="001B2381">
        <w:rPr>
          <w:rFonts w:eastAsia="Times New Roman" w:cstheme="minorHAnsi"/>
          <w:color w:val="2F5496" w:themeColor="accent1" w:themeShade="BF"/>
          <w:sz w:val="23"/>
          <w:szCs w:val="23"/>
        </w:rPr>
        <w:t>ve</w:t>
      </w:r>
      <w:r w:rsidR="001E33DE">
        <w:rPr>
          <w:rFonts w:eastAsia="Times New Roman" w:cstheme="minorHAnsi"/>
          <w:color w:val="2F5496" w:themeColor="accent1" w:themeShade="BF"/>
          <w:sz w:val="23"/>
          <w:szCs w:val="23"/>
        </w:rPr>
        <w:t xml:space="preserve"> higher </w:t>
      </w:r>
      <w:proofErr w:type="spellStart"/>
      <w:r w:rsidR="001E33DE">
        <w:rPr>
          <w:rFonts w:eastAsia="Times New Roman" w:cstheme="minorHAnsi"/>
          <w:color w:val="2F5496" w:themeColor="accent1" w:themeShade="BF"/>
          <w:sz w:val="23"/>
          <w:szCs w:val="23"/>
        </w:rPr>
        <w:t>FoM</w:t>
      </w:r>
      <w:proofErr w:type="spellEnd"/>
      <w:r w:rsidR="001E33DE">
        <w:rPr>
          <w:rFonts w:eastAsia="Times New Roman" w:cstheme="minorHAnsi"/>
          <w:color w:val="2F5496" w:themeColor="accent1" w:themeShade="BF"/>
          <w:sz w:val="23"/>
          <w:szCs w:val="23"/>
        </w:rPr>
        <w:t>. However, the interqua</w:t>
      </w:r>
      <w:r w:rsidR="001B2381">
        <w:rPr>
          <w:rFonts w:eastAsia="Times New Roman" w:cstheme="minorHAnsi"/>
          <w:color w:val="2F5496" w:themeColor="accent1" w:themeShade="BF"/>
          <w:sz w:val="23"/>
          <w:szCs w:val="23"/>
        </w:rPr>
        <w:t>r</w:t>
      </w:r>
      <w:r w:rsidR="001E33DE">
        <w:rPr>
          <w:rFonts w:eastAsia="Times New Roman" w:cstheme="minorHAnsi"/>
          <w:color w:val="2F5496" w:themeColor="accent1" w:themeShade="BF"/>
          <w:sz w:val="23"/>
          <w:szCs w:val="23"/>
        </w:rPr>
        <w:t xml:space="preserve">tile value </w:t>
      </w:r>
      <w:r w:rsidR="00FC6291">
        <w:rPr>
          <w:rFonts w:eastAsia="Times New Roman" w:cstheme="minorHAnsi"/>
          <w:color w:val="2F5496" w:themeColor="accent1" w:themeShade="BF"/>
          <w:sz w:val="23"/>
          <w:szCs w:val="23"/>
        </w:rPr>
        <w:t xml:space="preserve">of </w:t>
      </w:r>
      <w:proofErr w:type="spellStart"/>
      <w:r w:rsidR="00FC6291">
        <w:rPr>
          <w:rFonts w:eastAsia="Times New Roman" w:cstheme="minorHAnsi"/>
          <w:color w:val="2F5496" w:themeColor="accent1" w:themeShade="BF"/>
          <w:sz w:val="23"/>
          <w:szCs w:val="23"/>
        </w:rPr>
        <w:t>FoM</w:t>
      </w:r>
      <w:proofErr w:type="spellEnd"/>
      <w:r w:rsidR="00FC6291">
        <w:rPr>
          <w:rFonts w:eastAsia="Times New Roman" w:cstheme="minorHAnsi"/>
          <w:color w:val="2F5496" w:themeColor="accent1" w:themeShade="BF"/>
          <w:sz w:val="23"/>
          <w:szCs w:val="23"/>
        </w:rPr>
        <w:t xml:space="preserve"> from U-Net simulation is very close to the selected CA-based studies. </w:t>
      </w:r>
      <w:r w:rsidR="00190318" w:rsidRPr="00DE3B54">
        <w:rPr>
          <w:rFonts w:eastAsia="Times New Roman" w:cstheme="minorHAnsi"/>
          <w:color w:val="2F5496" w:themeColor="accent1" w:themeShade="BF"/>
          <w:sz w:val="23"/>
          <w:szCs w:val="23"/>
        </w:rPr>
        <w:t>Therefore, U-Net achieves similar accuracies to those CA-based models underthought a length calibration process.</w:t>
      </w:r>
    </w:p>
    <w:p w14:paraId="6271990F" w14:textId="77777777" w:rsidR="00FC6291" w:rsidRDefault="00FC6291" w:rsidP="001C7B88">
      <w:pPr>
        <w:spacing w:line="276" w:lineRule="auto"/>
        <w:ind w:left="567"/>
        <w:rPr>
          <w:rFonts w:cstheme="minorHAnsi"/>
          <w:sz w:val="24"/>
          <w:szCs w:val="24"/>
        </w:rPr>
      </w:pPr>
    </w:p>
    <w:sdt>
      <w:sdtPr>
        <w:rPr>
          <w:rFonts w:asciiTheme="minorHAnsi" w:eastAsiaTheme="minorEastAsia" w:hAnsiTheme="minorHAnsi" w:cstheme="minorBidi"/>
          <w:color w:val="auto"/>
          <w:sz w:val="22"/>
          <w:szCs w:val="22"/>
        </w:rPr>
        <w:tag w:val="CitaviBibliography"/>
        <w:id w:val="80802811"/>
        <w:placeholder>
          <w:docPart w:val="DefaultPlaceholder_-1854013440"/>
        </w:placeholder>
      </w:sdtPr>
      <w:sdtEndPr/>
      <w:sdtContent>
        <w:p w14:paraId="5DA9344D" w14:textId="77777777" w:rsidR="00DA43F4" w:rsidRDefault="00656599" w:rsidP="00DA43F4">
          <w:pPr>
            <w:pStyle w:val="CitaviBibliographyHeading"/>
          </w:pPr>
          <w:r>
            <w:fldChar w:fldCharType="begin"/>
          </w:r>
          <w:r>
            <w:instrText>ADDIN CitaviBibliography</w:instrText>
          </w:r>
          <w:r>
            <w:fldChar w:fldCharType="separate"/>
          </w:r>
          <w:r w:rsidR="00DA43F4">
            <w:t>Publication bibliography</w:t>
          </w:r>
        </w:p>
        <w:p w14:paraId="537EED07" w14:textId="77777777" w:rsidR="00DA43F4" w:rsidRDefault="00DA43F4" w:rsidP="00DA43F4">
          <w:pPr>
            <w:pStyle w:val="CitaviBibliographyEntry"/>
          </w:pPr>
          <w:bookmarkStart w:id="247" w:name="_CTVL0016d8ff9c18d884edeabb3d941d91d49e9"/>
          <w:r>
            <w:t>Clarke, Keith C.; Johnson, J. Michael (2020): Calibrating SLEUTH with big data: Projecting California's land use to 2100. In</w:t>
          </w:r>
          <w:bookmarkEnd w:id="247"/>
          <w:r>
            <w:t xml:space="preserve"> </w:t>
          </w:r>
          <w:r w:rsidRPr="00DA43F4">
            <w:rPr>
              <w:i/>
            </w:rPr>
            <w:t xml:space="preserve">Computers, Environment and Urban Systems </w:t>
          </w:r>
          <w:r w:rsidRPr="00DA43F4">
            <w:t>83, p. 101525. DOI: 10.1016/j.compenvurbsys.2020.101525.</w:t>
          </w:r>
        </w:p>
        <w:p w14:paraId="095FC39E" w14:textId="77777777" w:rsidR="00DA43F4" w:rsidRDefault="00DA43F4" w:rsidP="00DA43F4">
          <w:pPr>
            <w:pStyle w:val="CitaviBibliographyEntry"/>
          </w:pPr>
          <w:bookmarkStart w:id="248" w:name="_CTVL00166c9ef725fb441069f9d35edf2b6abed"/>
          <w:r>
            <w:t>Dosilovic, Filip Karlo; Brcic, Mario; Hlupic, Nikica: Explainable artificial intelligence: A survey, pp. 210–215. DOI: 10.23919/MIPRO.2018.8400040.</w:t>
          </w:r>
        </w:p>
        <w:p w14:paraId="6ADA7E8F" w14:textId="77777777" w:rsidR="00DA43F4" w:rsidRDefault="00DA43F4" w:rsidP="00DA43F4">
          <w:pPr>
            <w:pStyle w:val="CitaviBibliographyEntry"/>
          </w:pPr>
          <w:bookmarkStart w:id="249" w:name="_CTVL001d04deeac93d44887b95f53e551d2b387"/>
          <w:bookmarkEnd w:id="248"/>
          <w:r>
            <w:t>Feng, Yongjiu; Tong, Xiaohua (2020): A new cellular automata framework of urban growth modeling by incorporating statistical and heuristic methods. In</w:t>
          </w:r>
          <w:bookmarkEnd w:id="249"/>
          <w:r>
            <w:t xml:space="preserve"> </w:t>
          </w:r>
          <w:r w:rsidRPr="00DA43F4">
            <w:rPr>
              <w:i/>
            </w:rPr>
            <w:t xml:space="preserve">International Journal of Geographical Information Science </w:t>
          </w:r>
          <w:r w:rsidRPr="00DA43F4">
            <w:t>34 (1), pp. 74–97. DOI: 10.1080/13658816.2019.1648813.</w:t>
          </w:r>
        </w:p>
        <w:p w14:paraId="76727500" w14:textId="77777777" w:rsidR="00DA43F4" w:rsidRDefault="00DA43F4" w:rsidP="00DA43F4">
          <w:pPr>
            <w:pStyle w:val="CitaviBibliographyEntry"/>
          </w:pPr>
          <w:bookmarkStart w:id="250" w:name="_CTVL00180ed3292757e49efb131e6e2ada45f5f"/>
          <w:r>
            <w:t>Frazier, Amy E.; Kedron, Peter (2017): Landscape Metrics: Past Progress and Future Directions. In</w:t>
          </w:r>
          <w:bookmarkEnd w:id="250"/>
          <w:r>
            <w:t xml:space="preserve"> </w:t>
          </w:r>
          <w:r w:rsidRPr="00DA43F4">
            <w:rPr>
              <w:i/>
            </w:rPr>
            <w:t xml:space="preserve">Curr Landscape Ecol Rep </w:t>
          </w:r>
          <w:r w:rsidRPr="00DA43F4">
            <w:t>2 (3), pp. 63–72. DOI: 10.1007/s40823-017-0026-0.</w:t>
          </w:r>
        </w:p>
        <w:p w14:paraId="2EF1D8C0" w14:textId="77777777" w:rsidR="00DA43F4" w:rsidRDefault="00DA43F4" w:rsidP="00DA43F4">
          <w:pPr>
            <w:pStyle w:val="CitaviBibliographyEntry"/>
          </w:pPr>
          <w:bookmarkStart w:id="251" w:name="_CTVL001b243a77872a7403b95b094534021f765"/>
          <w:r>
            <w:t>Gantumur, Byambakhuu; Wu, Falin; Vandansambuu, Battsengel; Tsegmid, Bazarkhand; Dalaibaatar, Enkhjargal; Zhao, Yan (2020): Spatiotemporal dynamics of urban expansion and its simulation using CA-ANN model in Ulaanbaatar, Mongolia. In</w:t>
          </w:r>
          <w:bookmarkEnd w:id="251"/>
          <w:r>
            <w:t xml:space="preserve"> </w:t>
          </w:r>
          <w:r w:rsidRPr="00DA43F4">
            <w:rPr>
              <w:i/>
            </w:rPr>
            <w:t>Geocarto International</w:t>
          </w:r>
          <w:r w:rsidRPr="00DA43F4">
            <w:t>, pp. 1–16. DOI: 10.1080/10106049.2020.1723714.</w:t>
          </w:r>
        </w:p>
        <w:p w14:paraId="35A4DCAB" w14:textId="77777777" w:rsidR="00DA43F4" w:rsidRDefault="00DA43F4" w:rsidP="00DA43F4">
          <w:pPr>
            <w:pStyle w:val="CitaviBibliographyEntry"/>
          </w:pPr>
          <w:bookmarkStart w:id="252" w:name="_CTVL0017e8d8d31fce54f6ba5e8dd7c07c9ff70"/>
          <w:r>
            <w:t>Ghosh, Bhaskar; Dutta, Indira Kalyan; Totaro, Michael; Bayoumi, Magdy (2020): A Survey on the Progression and Performance of Generative Adversarial Networks, pp. 1–8. DOI: 10.1109/ICCCNT49239.2020.9225510.</w:t>
          </w:r>
        </w:p>
        <w:p w14:paraId="0446C838" w14:textId="77777777" w:rsidR="00DA43F4" w:rsidRDefault="00DA43F4" w:rsidP="00DA43F4">
          <w:pPr>
            <w:pStyle w:val="CitaviBibliographyEntry"/>
          </w:pPr>
          <w:bookmarkStart w:id="253" w:name="_CTVL001468bfc6b9dad42d0a217d0cf9a567527"/>
          <w:bookmarkEnd w:id="252"/>
          <w:r>
            <w:t>Gonog, Liang; Zhou, Yimin (2019): A Review: Generative Adversarial Networks, pp. 505–510. DOI: 10.1109/ICIEA.2019.8833686.</w:t>
          </w:r>
        </w:p>
        <w:p w14:paraId="5DB01A1E" w14:textId="77777777" w:rsidR="00DA43F4" w:rsidRDefault="00DA43F4" w:rsidP="00DA43F4">
          <w:pPr>
            <w:pStyle w:val="CitaviBibliographyEntry"/>
          </w:pPr>
          <w:bookmarkStart w:id="254" w:name="_CTVL001134dddc971444142950efe218c517c4f"/>
          <w:bookmarkEnd w:id="253"/>
          <w:r>
            <w:t>Gunning, David; Stefik, Mark; Choi, Jaesik; Miller, Timothy; Stumpf, Simone; Yang, Guang-Zhong (2019): XAI-Explainable artificial intelligence. In</w:t>
          </w:r>
          <w:bookmarkEnd w:id="254"/>
          <w:r>
            <w:t xml:space="preserve"> </w:t>
          </w:r>
          <w:r w:rsidRPr="00DA43F4">
            <w:rPr>
              <w:i/>
            </w:rPr>
            <w:t xml:space="preserve">Science robotics </w:t>
          </w:r>
          <w:r w:rsidRPr="00DA43F4">
            <w:t>4 (37). DOI: 10.1126/scirobotics.aay7120.</w:t>
          </w:r>
        </w:p>
        <w:p w14:paraId="357A2BD3" w14:textId="77777777" w:rsidR="00DA43F4" w:rsidRDefault="00DA43F4" w:rsidP="00DA43F4">
          <w:pPr>
            <w:pStyle w:val="CitaviBibliographyEntry"/>
          </w:pPr>
          <w:bookmarkStart w:id="255" w:name="_CTVL00108a15b148e534401bad7ec8a7d8a8c9d"/>
          <w:r>
            <w:t>Mansour, Shawky; Al-Belushi, Mohammed; Al-Awadhi, Talal (2020): Monitoring land use and land cover changes in the mountainous cities of Oman using GIS and CA-Markov modelling techniques. In</w:t>
          </w:r>
          <w:bookmarkEnd w:id="255"/>
          <w:r>
            <w:t xml:space="preserve"> </w:t>
          </w:r>
          <w:r w:rsidRPr="00DA43F4">
            <w:rPr>
              <w:i/>
            </w:rPr>
            <w:t xml:space="preserve">Land use policy </w:t>
          </w:r>
          <w:r w:rsidRPr="00DA43F4">
            <w:t>91, p. 104414. DOI: 10.1016/j.landusepol.2019.104414.</w:t>
          </w:r>
        </w:p>
        <w:p w14:paraId="3A2B16A2" w14:textId="77777777" w:rsidR="00DA43F4" w:rsidRDefault="00DA43F4" w:rsidP="00DA43F4">
          <w:pPr>
            <w:pStyle w:val="CitaviBibliographyEntry"/>
          </w:pPr>
          <w:bookmarkStart w:id="256" w:name="_CTVL001fd60c8239e0a414c8aca35d696548b2f"/>
          <w:r>
            <w:t>Peng, Kaifeng; Jiang, Weiguo; Deng, Yue; Liu, Yinghui; Wu, Zhifeng; Chen, Zheng (2020): Simulating wetland changes under different scenarios based on integrating the random forest and CLUE-S models: A case study of Wuhan Urban Agglomeration. In</w:t>
          </w:r>
          <w:bookmarkEnd w:id="256"/>
          <w:r>
            <w:t xml:space="preserve"> </w:t>
          </w:r>
          <w:r w:rsidRPr="00DA43F4">
            <w:rPr>
              <w:i/>
            </w:rPr>
            <w:t xml:space="preserve">Ecological Indicators </w:t>
          </w:r>
          <w:r w:rsidRPr="00DA43F4">
            <w:t>117, p. 106671. DOI: 10.1016/j.ecolind.2020.106671.</w:t>
          </w:r>
        </w:p>
        <w:p w14:paraId="60B882C3" w14:textId="77777777" w:rsidR="00DA43F4" w:rsidRDefault="00DA43F4" w:rsidP="00DA43F4">
          <w:pPr>
            <w:pStyle w:val="CitaviBibliographyEntry"/>
          </w:pPr>
          <w:bookmarkStart w:id="257" w:name="_CTVL00177fb736feabc425bbba663969c1c7c0b"/>
          <w:r>
            <w:t>Pontius, Robert Gilmore; Boersma, Wideke; Castella, Jean-Christophe; Clarke, Keith; Nijs, Ton de; Dietzel, Charles et al. (2008): Comparing the input, output, and validation maps for several models of land change. In</w:t>
          </w:r>
          <w:bookmarkEnd w:id="257"/>
          <w:r>
            <w:t xml:space="preserve"> </w:t>
          </w:r>
          <w:r w:rsidRPr="00DA43F4">
            <w:rPr>
              <w:i/>
            </w:rPr>
            <w:t xml:space="preserve">Ann Reg Sci </w:t>
          </w:r>
          <w:r w:rsidRPr="00DA43F4">
            <w:t>42 (1), pp. 11–37. DOI: 10.1007/s00168-007-0138-2.</w:t>
          </w:r>
        </w:p>
        <w:p w14:paraId="54463187" w14:textId="77777777" w:rsidR="00DA43F4" w:rsidRDefault="00DA43F4" w:rsidP="00DA43F4">
          <w:pPr>
            <w:pStyle w:val="CitaviBibliographyEntry"/>
          </w:pPr>
          <w:bookmarkStart w:id="258" w:name="_CTVL001cb8c8558228a425e88a0ff5b82d0ccde"/>
          <w:r>
            <w:t>Roodposhti, Majid Shadman; Hewitt, Richard J.; Bryan, Brett A. (2020): Towards automatic calibration of neighbourhood influence in cellular automata land-use models. In</w:t>
          </w:r>
          <w:bookmarkEnd w:id="258"/>
          <w:r>
            <w:t xml:space="preserve"> </w:t>
          </w:r>
          <w:r w:rsidRPr="00DA43F4">
            <w:rPr>
              <w:i/>
            </w:rPr>
            <w:t xml:space="preserve">Computers, Environment and Urban Systems </w:t>
          </w:r>
          <w:r w:rsidRPr="00DA43F4">
            <w:t>79, p. 101416. DOI: 10.1016/j.compenvurbsys.2019.101416.</w:t>
          </w:r>
        </w:p>
        <w:p w14:paraId="2095CF70" w14:textId="77777777" w:rsidR="00DA43F4" w:rsidRDefault="00DA43F4" w:rsidP="00DA43F4">
          <w:pPr>
            <w:pStyle w:val="CitaviBibliographyEntry"/>
          </w:pPr>
          <w:bookmarkStart w:id="259" w:name="_CTVL001e888dc529cab4d41a4ddf857ce17d0fd"/>
          <w:r>
            <w:t>Shafizadeh-Moghadam, Hossein; Asghari, Ali; Tayyebi, Amin; Taleai, Mohammad (2017): Coupling machine learning, tree-based and statistical models with cellular automata to simulate urban growth. In</w:t>
          </w:r>
          <w:bookmarkEnd w:id="259"/>
          <w:r>
            <w:t xml:space="preserve"> </w:t>
          </w:r>
          <w:r w:rsidRPr="00DA43F4">
            <w:rPr>
              <w:i/>
            </w:rPr>
            <w:t xml:space="preserve">Computers, Environment and Urban Systems </w:t>
          </w:r>
          <w:r w:rsidRPr="00DA43F4">
            <w:t>64, pp. 297–308. DOI: 10.1016/j.compenvurbsys.2017.04.002.</w:t>
          </w:r>
        </w:p>
        <w:p w14:paraId="0A9853F3" w14:textId="77777777" w:rsidR="00DA43F4" w:rsidRDefault="00DA43F4" w:rsidP="00DA43F4">
          <w:pPr>
            <w:pStyle w:val="CitaviBibliographyEntry"/>
          </w:pPr>
          <w:bookmarkStart w:id="260" w:name="_CTVL0018218319753da41ed8ac490a28eee88a5"/>
          <w:r>
            <w:t>Uuemaa, Evelin; Antrop, Marc; Roosaare, Jüri; Marja, Riho; Mander, Ülo (2009): Landscape metrics and indices : an overview of their use in landscape research. In</w:t>
          </w:r>
          <w:bookmarkEnd w:id="260"/>
          <w:r>
            <w:t xml:space="preserve"> </w:t>
          </w:r>
          <w:r w:rsidRPr="00DA43F4">
            <w:rPr>
              <w:i/>
            </w:rPr>
            <w:t xml:space="preserve">LIVING REVIEWS IN LANDSCAPE RESEARCH </w:t>
          </w:r>
          <w:r w:rsidRPr="00DA43F4">
            <w:t>3 (1), pp. 1–28. Available online at http://biblio.ugent.be/publication/695518.</w:t>
          </w:r>
        </w:p>
        <w:p w14:paraId="419D02DB" w14:textId="77777777" w:rsidR="00DA43F4" w:rsidRDefault="00DA43F4" w:rsidP="00DA43F4">
          <w:pPr>
            <w:pStyle w:val="CitaviBibliographyEntry"/>
          </w:pPr>
          <w:bookmarkStart w:id="261" w:name="_CTVL0014a8a36f12df6438d9e586bc4273e1f5a"/>
          <w:r>
            <w:t>Wang, Haijun; Guo, Jiaqi; Zhang, Bin; Zeng, Haoran (2021a): Simulating urban land growth by incorporating historical information into a cellular automata model. In</w:t>
          </w:r>
          <w:bookmarkEnd w:id="261"/>
          <w:r>
            <w:t xml:space="preserve"> </w:t>
          </w:r>
          <w:r w:rsidRPr="00DA43F4">
            <w:rPr>
              <w:i/>
            </w:rPr>
            <w:t xml:space="preserve">Landscape and Urban Planning </w:t>
          </w:r>
          <w:r w:rsidRPr="00DA43F4">
            <w:t>214, p. 104168. DOI: 10.1016/j.landurbplan.2021.104168.</w:t>
          </w:r>
        </w:p>
        <w:p w14:paraId="131F6606" w14:textId="77777777" w:rsidR="00DA43F4" w:rsidRDefault="00DA43F4" w:rsidP="00DA43F4">
          <w:pPr>
            <w:pStyle w:val="CitaviBibliographyEntry"/>
          </w:pPr>
          <w:bookmarkStart w:id="262" w:name="_CTVL001260e6eb4777d4861a6ac630e36e7160d"/>
          <w:r>
            <w:lastRenderedPageBreak/>
            <w:t>Wang, Jinzhu; Hadjikakou, Michalis; Bryan, Brett A. (2021b): Consistent, accurate, high resolution, long time-series mapping of built-up land in the North China Plain. In</w:t>
          </w:r>
          <w:bookmarkEnd w:id="262"/>
          <w:r>
            <w:t xml:space="preserve"> </w:t>
          </w:r>
          <w:r w:rsidRPr="00DA43F4">
            <w:rPr>
              <w:i/>
            </w:rPr>
            <w:t>GIScience &amp; Remote Sensing</w:t>
          </w:r>
          <w:r w:rsidRPr="00DA43F4">
            <w:t>, pp. 1–17. DOI: 10.1080/15481603.2021.1948275.</w:t>
          </w:r>
        </w:p>
        <w:p w14:paraId="3B1FDB0C" w14:textId="77777777" w:rsidR="00DA43F4" w:rsidRDefault="00DA43F4" w:rsidP="00DA43F4">
          <w:pPr>
            <w:pStyle w:val="CitaviBibliographyEntry"/>
          </w:pPr>
          <w:bookmarkStart w:id="263" w:name="_CTVL001cd24708f3dea4a0b9cd81874668bf6c6"/>
          <w:r>
            <w:t>Wang, Rong; Feng, Yongjiu; Wei, Yongliang; Tong, Xiaohua; Zhai, Shuting; Zhou, Yilun; Wu, Peiqi (2021c): A comparison of proximity and accessibility drivers in simulating dynamic urban growth. In</w:t>
          </w:r>
          <w:bookmarkEnd w:id="263"/>
          <w:r>
            <w:t xml:space="preserve"> </w:t>
          </w:r>
          <w:r w:rsidRPr="00DA43F4">
            <w:rPr>
              <w:i/>
            </w:rPr>
            <w:t xml:space="preserve">Transactions in GIS </w:t>
          </w:r>
          <w:r w:rsidRPr="00DA43F4">
            <w:t>25 (2), pp. 923–947. DOI: 10.1111/tgis.12707.</w:t>
          </w:r>
        </w:p>
        <w:p w14:paraId="716F627E" w14:textId="77777777" w:rsidR="00DA43F4" w:rsidRDefault="00DA43F4" w:rsidP="00DA43F4">
          <w:pPr>
            <w:pStyle w:val="CitaviBibliographyEntry"/>
          </w:pPr>
          <w:bookmarkStart w:id="264" w:name="_CTVL0017501fc94a67649e7966f05a8f06adb34"/>
          <w:r>
            <w:t>Wang, Zhengwei; Healy, Graham; Smeaton, Alan F.; Ward, Tomás E. (2020): Use of Neural Signals to Evaluate the Quality of Generative Adversarial Network Performance in Facial Image Generation. In</w:t>
          </w:r>
          <w:bookmarkEnd w:id="264"/>
          <w:r>
            <w:t xml:space="preserve"> </w:t>
          </w:r>
          <w:r w:rsidRPr="00DA43F4">
            <w:rPr>
              <w:i/>
            </w:rPr>
            <w:t xml:space="preserve">Cogn Comput </w:t>
          </w:r>
          <w:r w:rsidRPr="00DA43F4">
            <w:t>12 (1), pp. 13–24. DOI: 10.1007/s12559-019-09670-y.</w:t>
          </w:r>
        </w:p>
        <w:p w14:paraId="074721B4" w14:textId="592266B2" w:rsidR="00656599" w:rsidRPr="0033543B" w:rsidRDefault="00DA43F4" w:rsidP="00DA43F4">
          <w:pPr>
            <w:pStyle w:val="CitaviBibliographyEntry"/>
          </w:pPr>
          <w:bookmarkStart w:id="265" w:name="_CTVL0011103fa560b9d4fe4bb0ab29b753d9673"/>
          <w:r>
            <w:t>Xu, Qiantong; Huang, Gao; Yuan, Yang; Guo, Chuan; Sun, Yu; Wu, Felix; Weinberger, Kilian (2018): An empirical study on evaluation metrics of generative adversarial networks. DOI: 10.48550/arXiv.1806.07755</w:t>
          </w:r>
          <w:bookmarkEnd w:id="265"/>
          <w:r>
            <w:t>.</w:t>
          </w:r>
          <w:r w:rsidR="00656599">
            <w:fldChar w:fldCharType="end"/>
          </w:r>
        </w:p>
      </w:sdtContent>
    </w:sdt>
    <w:sectPr w:rsidR="00656599" w:rsidRPr="0033543B" w:rsidSect="00BA127C">
      <w:pgSz w:w="12240" w:h="15840"/>
      <w:pgMar w:top="1440" w:right="1080" w:bottom="1440"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3" w:author="Brett Bryan" w:date="2022-05-02T09:23:00Z" w:initials="BB">
    <w:p w14:paraId="3CEC4780" w14:textId="77777777" w:rsidR="003545F5" w:rsidRDefault="003545F5" w:rsidP="00A94348">
      <w:pPr>
        <w:pStyle w:val="CommentText"/>
      </w:pPr>
      <w:r>
        <w:rPr>
          <w:rStyle w:val="CommentReference"/>
        </w:rPr>
        <w:annotationRef/>
      </w:r>
      <w:r>
        <w:rPr>
          <w:lang w:val="en-AU"/>
        </w:rPr>
        <w:t>Update with new text from MS</w:t>
      </w:r>
    </w:p>
  </w:comment>
  <w:comment w:id="95" w:author="Brett Bryan" w:date="2022-05-02T09:25:00Z" w:initials="BB">
    <w:p w14:paraId="6FC75C13" w14:textId="77777777" w:rsidR="00C726A8" w:rsidRDefault="00C726A8" w:rsidP="004441FC">
      <w:pPr>
        <w:pStyle w:val="CommentText"/>
      </w:pPr>
      <w:r>
        <w:rPr>
          <w:rStyle w:val="CommentReference"/>
        </w:rPr>
        <w:annotationRef/>
      </w:r>
      <w:r>
        <w:rPr>
          <w:lang w:val="en-AU"/>
        </w:rPr>
        <w:t>Replace with the actual text from the paper.</w:t>
      </w:r>
    </w:p>
  </w:comment>
  <w:comment w:id="98" w:author="Brett Bryan" w:date="2022-05-02T09:26:00Z" w:initials="BB">
    <w:p w14:paraId="348C42EA" w14:textId="77777777" w:rsidR="00DE6CF9" w:rsidRDefault="00DE6CF9" w:rsidP="00DF63FF">
      <w:pPr>
        <w:pStyle w:val="CommentText"/>
      </w:pPr>
      <w:r>
        <w:rPr>
          <w:rStyle w:val="CommentReference"/>
        </w:rPr>
        <w:annotationRef/>
      </w:r>
      <w:r>
        <w:rPr>
          <w:lang w:val="en-AU"/>
        </w:rPr>
        <w:t>Don't make the reviewer work to see the change, copy it here.</w:t>
      </w:r>
    </w:p>
  </w:comment>
  <w:comment w:id="102" w:author="Brett Bryan" w:date="2022-05-02T09:28:00Z" w:initials="BB">
    <w:p w14:paraId="016D9E93" w14:textId="77777777" w:rsidR="002A69A4" w:rsidRDefault="002A69A4" w:rsidP="008D0091">
      <w:pPr>
        <w:pStyle w:val="CommentText"/>
      </w:pPr>
      <w:r>
        <w:rPr>
          <w:rStyle w:val="CommentReference"/>
        </w:rPr>
        <w:annotationRef/>
      </w:r>
      <w:r>
        <w:rPr>
          <w:lang w:val="en-AU"/>
        </w:rPr>
        <w:t>You have done more than this to clarify this issue. Copy the new table in here and talk about U-Net-A and B etc. Swamp the reviewer with detail.</w:t>
      </w:r>
    </w:p>
  </w:comment>
  <w:comment w:id="116" w:author="Brett Bryan" w:date="2022-05-02T09:32:00Z" w:initials="BB">
    <w:p w14:paraId="007A0652" w14:textId="77777777" w:rsidR="0003672E" w:rsidRDefault="0003672E" w:rsidP="0078693C">
      <w:pPr>
        <w:pStyle w:val="CommentText"/>
      </w:pPr>
      <w:r>
        <w:rPr>
          <w:rStyle w:val="CommentReference"/>
        </w:rPr>
        <w:annotationRef/>
      </w:r>
      <w:r>
        <w:rPr>
          <w:lang w:val="en-AU"/>
        </w:rPr>
        <w:t>Text has been changed in MS as I found this confusing as well.</w:t>
      </w:r>
    </w:p>
  </w:comment>
  <w:comment w:id="131" w:author="Brett Bryan" w:date="2022-05-02T09:38:00Z" w:initials="BB">
    <w:p w14:paraId="41DA5EDB" w14:textId="77777777" w:rsidR="00E00D8E" w:rsidRDefault="00E00D8E" w:rsidP="005C0240">
      <w:pPr>
        <w:pStyle w:val="CommentText"/>
      </w:pPr>
      <w:r>
        <w:rPr>
          <w:rStyle w:val="CommentReference"/>
        </w:rPr>
        <w:annotationRef/>
      </w:r>
      <w:r>
        <w:rPr>
          <w:lang w:val="en-AU"/>
        </w:rPr>
        <w:t>The figure below and this text does not make sense to me. Needs to be rewritten and the explanation expanded and clarified.</w:t>
      </w:r>
    </w:p>
  </w:comment>
  <w:comment w:id="134" w:author="Brett Bryan" w:date="2022-05-02T09:39:00Z" w:initials="BB">
    <w:p w14:paraId="7F957574" w14:textId="77777777" w:rsidR="00B508FA" w:rsidRDefault="00B508FA" w:rsidP="00453222">
      <w:pPr>
        <w:pStyle w:val="CommentText"/>
      </w:pPr>
      <w:r>
        <w:rPr>
          <w:rStyle w:val="CommentReference"/>
        </w:rPr>
        <w:annotationRef/>
      </w:r>
      <w:r>
        <w:rPr>
          <w:lang w:val="en-AU"/>
        </w:rPr>
        <w:t>English expression needs to be improved.</w:t>
      </w:r>
    </w:p>
  </w:comment>
  <w:comment w:id="148" w:author="Brett Bryan" w:date="2022-05-02T09:42:00Z" w:initials="BB">
    <w:p w14:paraId="4DCC0A5C" w14:textId="77777777" w:rsidR="001E6F88" w:rsidRDefault="001E6F88" w:rsidP="00FB340B">
      <w:pPr>
        <w:pStyle w:val="CommentText"/>
      </w:pPr>
      <w:r>
        <w:rPr>
          <w:rStyle w:val="CommentReference"/>
        </w:rPr>
        <w:annotationRef/>
      </w:r>
      <w:r>
        <w:rPr>
          <w:lang w:val="en-AU"/>
        </w:rPr>
        <w:t>Now that you have Supplementary Information why not add the figure to that?</w:t>
      </w:r>
    </w:p>
  </w:comment>
  <w:comment w:id="167" w:author="Brett Bryan" w:date="2022-05-02T09:48:00Z" w:initials="BB">
    <w:p w14:paraId="1A2B8469" w14:textId="77777777" w:rsidR="00544C70" w:rsidRDefault="00544C70" w:rsidP="00952CAC">
      <w:pPr>
        <w:pStyle w:val="CommentText"/>
      </w:pPr>
      <w:r>
        <w:rPr>
          <w:rStyle w:val="CommentReference"/>
        </w:rPr>
        <w:annotationRef/>
      </w:r>
      <w:r>
        <w:rPr>
          <w:lang w:val="en-AU"/>
        </w:rPr>
        <w:t>Perhaps it would be clearer to add the urban area of the latest year used to train the model? The area of red is much greater in the SD stretch figure. Perhaps it is more honest to present raw values?</w:t>
      </w:r>
    </w:p>
  </w:comment>
  <w:comment w:id="182" w:author="Brett Bryan" w:date="2022-05-02T09:51:00Z" w:initials="BB">
    <w:p w14:paraId="45E89057" w14:textId="77777777" w:rsidR="00926296" w:rsidRDefault="00926296" w:rsidP="007408D3">
      <w:pPr>
        <w:pStyle w:val="CommentText"/>
      </w:pPr>
      <w:r>
        <w:rPr>
          <w:rStyle w:val="CommentReference"/>
        </w:rPr>
        <w:annotationRef/>
      </w:r>
      <w:r>
        <w:rPr>
          <w:lang w:val="en-AU"/>
        </w:rPr>
        <w:t>The yellow is hard to see in the MS figs. Could you make hit green, miss red, and false alarm blue?</w:t>
      </w:r>
    </w:p>
  </w:comment>
  <w:comment w:id="190" w:author="Brett Bryan" w:date="2022-05-02T10:00:00Z" w:initials="BB">
    <w:p w14:paraId="269038B4" w14:textId="77777777" w:rsidR="003448F3" w:rsidRDefault="003448F3">
      <w:pPr>
        <w:pStyle w:val="CommentText"/>
      </w:pPr>
      <w:r>
        <w:rPr>
          <w:rStyle w:val="CommentReference"/>
        </w:rPr>
        <w:annotationRef/>
      </w:r>
      <w:r>
        <w:rPr>
          <w:lang w:val="en-AU"/>
        </w:rPr>
        <w:t xml:space="preserve">Refer the reviewer to the sections of the Discussion where this is expanded upon. </w:t>
      </w:r>
    </w:p>
    <w:p w14:paraId="05DC2623" w14:textId="77777777" w:rsidR="003448F3" w:rsidRDefault="003448F3">
      <w:pPr>
        <w:pStyle w:val="CommentText"/>
      </w:pPr>
    </w:p>
    <w:p w14:paraId="69AFD0E6" w14:textId="77777777" w:rsidR="003448F3" w:rsidRDefault="003448F3" w:rsidP="00597835">
      <w:pPr>
        <w:pStyle w:val="CommentText"/>
      </w:pPr>
      <w:r>
        <w:rPr>
          <w:lang w:val="en-AU"/>
        </w:rPr>
        <w:t>Note that it is rarely sufficient to reply to a review but make no changes to the manuscript. A change almost always should be made to demonstrate that you value their opinion and effort.</w:t>
      </w:r>
    </w:p>
  </w:comment>
  <w:comment w:id="233" w:author="Brett Bryan" w:date="2022-05-02T13:17:00Z" w:initials="BB">
    <w:p w14:paraId="5E125A91" w14:textId="77777777" w:rsidR="007E7143" w:rsidRDefault="007E7143">
      <w:pPr>
        <w:pStyle w:val="CommentText"/>
      </w:pPr>
      <w:r>
        <w:rPr>
          <w:rStyle w:val="CommentReference"/>
        </w:rPr>
        <w:annotationRef/>
      </w:r>
      <w:r>
        <w:rPr>
          <w:lang w:val="en-AU"/>
        </w:rPr>
        <w:t>In the paper we say that U-Net actually does reveal three significant urban development processes inc neighbourhood etc.</w:t>
      </w:r>
    </w:p>
    <w:p w14:paraId="0129440C" w14:textId="77777777" w:rsidR="007E7143" w:rsidRDefault="007E7143">
      <w:pPr>
        <w:pStyle w:val="CommentText"/>
      </w:pPr>
    </w:p>
    <w:p w14:paraId="27242BE5" w14:textId="77777777" w:rsidR="007E7143" w:rsidRDefault="007E7143" w:rsidP="00495510">
      <w:pPr>
        <w:pStyle w:val="CommentText"/>
      </w:pPr>
      <w:r>
        <w:rPr>
          <w:lang w:val="en-AU"/>
        </w:rPr>
        <w:t>Add more detail about the changes made.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EC4780" w15:done="0"/>
  <w15:commentEx w15:paraId="6FC75C13" w15:done="0"/>
  <w15:commentEx w15:paraId="348C42EA" w15:done="0"/>
  <w15:commentEx w15:paraId="016D9E93" w15:done="0"/>
  <w15:commentEx w15:paraId="007A0652" w15:done="0"/>
  <w15:commentEx w15:paraId="41DA5EDB" w15:done="0"/>
  <w15:commentEx w15:paraId="7F957574" w15:done="0"/>
  <w15:commentEx w15:paraId="4DCC0A5C" w15:done="0"/>
  <w15:commentEx w15:paraId="1A2B8469" w15:done="0"/>
  <w15:commentEx w15:paraId="45E89057" w15:done="0"/>
  <w15:commentEx w15:paraId="69AFD0E6" w15:done="0"/>
  <w15:commentEx w15:paraId="27242B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A2178" w16cex:dateUtc="2022-05-01T23:23:00Z"/>
  <w16cex:commentExtensible w16cex:durableId="261A2213" w16cex:dateUtc="2022-05-01T23:25:00Z"/>
  <w16cex:commentExtensible w16cex:durableId="261A2242" w16cex:dateUtc="2022-05-01T23:26:00Z"/>
  <w16cex:commentExtensible w16cex:durableId="261A22BD" w16cex:dateUtc="2022-05-01T23:28:00Z"/>
  <w16cex:commentExtensible w16cex:durableId="261A239B" w16cex:dateUtc="2022-05-01T23:32:00Z"/>
  <w16cex:commentExtensible w16cex:durableId="261A250D" w16cex:dateUtc="2022-05-01T23:38:00Z"/>
  <w16cex:commentExtensible w16cex:durableId="261A256F" w16cex:dateUtc="2022-05-01T23:39:00Z"/>
  <w16cex:commentExtensible w16cex:durableId="261A2612" w16cex:dateUtc="2022-05-01T23:42:00Z"/>
  <w16cex:commentExtensible w16cex:durableId="261A2768" w16cex:dateUtc="2022-05-01T23:48:00Z"/>
  <w16cex:commentExtensible w16cex:durableId="261A2808" w16cex:dateUtc="2022-05-01T23:51:00Z"/>
  <w16cex:commentExtensible w16cex:durableId="261A2A37" w16cex:dateUtc="2022-05-02T00:00:00Z"/>
  <w16cex:commentExtensible w16cex:durableId="261A587E" w16cex:dateUtc="2022-05-02T0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EC4780" w16cid:durableId="261A2178"/>
  <w16cid:commentId w16cid:paraId="6FC75C13" w16cid:durableId="261A2213"/>
  <w16cid:commentId w16cid:paraId="348C42EA" w16cid:durableId="261A2242"/>
  <w16cid:commentId w16cid:paraId="016D9E93" w16cid:durableId="261A22BD"/>
  <w16cid:commentId w16cid:paraId="007A0652" w16cid:durableId="261A239B"/>
  <w16cid:commentId w16cid:paraId="41DA5EDB" w16cid:durableId="261A250D"/>
  <w16cid:commentId w16cid:paraId="7F957574" w16cid:durableId="261A256F"/>
  <w16cid:commentId w16cid:paraId="4DCC0A5C" w16cid:durableId="261A2612"/>
  <w16cid:commentId w16cid:paraId="1A2B8469" w16cid:durableId="261A2768"/>
  <w16cid:commentId w16cid:paraId="45E89057" w16cid:durableId="261A2808"/>
  <w16cid:commentId w16cid:paraId="69AFD0E6" w16cid:durableId="261A2A37"/>
  <w16cid:commentId w16cid:paraId="27242BE5" w16cid:durableId="261A58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64E0D" w14:textId="77777777" w:rsidR="00701AAD" w:rsidRDefault="00701AAD" w:rsidP="00312E96">
      <w:pPr>
        <w:spacing w:after="0" w:line="240" w:lineRule="auto"/>
      </w:pPr>
      <w:r>
        <w:separator/>
      </w:r>
    </w:p>
  </w:endnote>
  <w:endnote w:type="continuationSeparator" w:id="0">
    <w:p w14:paraId="68098A20" w14:textId="77777777" w:rsidR="00701AAD" w:rsidRDefault="00701AAD" w:rsidP="00312E96">
      <w:pPr>
        <w:spacing w:after="0" w:line="240" w:lineRule="auto"/>
      </w:pPr>
      <w:r>
        <w:continuationSeparator/>
      </w:r>
    </w:p>
  </w:endnote>
  <w:endnote w:type="continuationNotice" w:id="1">
    <w:p w14:paraId="44305AAE" w14:textId="77777777" w:rsidR="00701AAD" w:rsidRDefault="00701AA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3D6CF" w14:textId="77777777" w:rsidR="00701AAD" w:rsidRDefault="00701AAD" w:rsidP="00312E96">
      <w:pPr>
        <w:spacing w:after="0" w:line="240" w:lineRule="auto"/>
      </w:pPr>
      <w:r>
        <w:separator/>
      </w:r>
    </w:p>
  </w:footnote>
  <w:footnote w:type="continuationSeparator" w:id="0">
    <w:p w14:paraId="6FC4B46D" w14:textId="77777777" w:rsidR="00701AAD" w:rsidRDefault="00701AAD" w:rsidP="00312E96">
      <w:pPr>
        <w:spacing w:after="0" w:line="240" w:lineRule="auto"/>
      </w:pPr>
      <w:r>
        <w:continuationSeparator/>
      </w:r>
    </w:p>
  </w:footnote>
  <w:footnote w:type="continuationNotice" w:id="1">
    <w:p w14:paraId="13FAD3EA" w14:textId="77777777" w:rsidR="00701AAD" w:rsidRDefault="00701AA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55246D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118452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B7057A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0BC28E0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0240BB7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134535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122C9E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8A2F80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2AF14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1C4969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66C56494"/>
    <w:multiLevelType w:val="hybridMultilevel"/>
    <w:tmpl w:val="DEA05352"/>
    <w:lvl w:ilvl="0" w:tplc="74742848">
      <w:start w:val="30"/>
      <w:numFmt w:val="bullet"/>
      <w:lvlText w:val=""/>
      <w:lvlJc w:val="left"/>
      <w:pPr>
        <w:ind w:left="972" w:hanging="360"/>
      </w:pPr>
      <w:rPr>
        <w:rFonts w:ascii="Symbol" w:eastAsia="Times New Roman" w:hAnsi="Symbol" w:cstheme="minorHAnsi"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num w:numId="1">
    <w:abstractNumId w:val="10"/>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rett Bryan">
    <w15:presenceInfo w15:providerId="None" w15:userId="Brett Bry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E0tzAyNbAwMLIwNTNS0lEKTi0uzszPAykwtKwFAOWz53ctAAAA"/>
  </w:docVars>
  <w:rsids>
    <w:rsidRoot w:val="00564F14"/>
    <w:rsid w:val="0000230A"/>
    <w:rsid w:val="00004858"/>
    <w:rsid w:val="00014EFE"/>
    <w:rsid w:val="000163BB"/>
    <w:rsid w:val="0001751B"/>
    <w:rsid w:val="00017925"/>
    <w:rsid w:val="00021F0C"/>
    <w:rsid w:val="00024226"/>
    <w:rsid w:val="00026E4E"/>
    <w:rsid w:val="000279F1"/>
    <w:rsid w:val="00030D94"/>
    <w:rsid w:val="0003192F"/>
    <w:rsid w:val="0003672E"/>
    <w:rsid w:val="00036AE4"/>
    <w:rsid w:val="00043144"/>
    <w:rsid w:val="00043616"/>
    <w:rsid w:val="00044C34"/>
    <w:rsid w:val="00046924"/>
    <w:rsid w:val="00047966"/>
    <w:rsid w:val="00051413"/>
    <w:rsid w:val="00063569"/>
    <w:rsid w:val="00064137"/>
    <w:rsid w:val="00066DC2"/>
    <w:rsid w:val="0007088E"/>
    <w:rsid w:val="0007370C"/>
    <w:rsid w:val="000830DB"/>
    <w:rsid w:val="000846B8"/>
    <w:rsid w:val="000856D2"/>
    <w:rsid w:val="000A0155"/>
    <w:rsid w:val="000A01BB"/>
    <w:rsid w:val="000A342B"/>
    <w:rsid w:val="000B1F16"/>
    <w:rsid w:val="000B2316"/>
    <w:rsid w:val="000B2A3D"/>
    <w:rsid w:val="000B30CC"/>
    <w:rsid w:val="000B360E"/>
    <w:rsid w:val="000B3DB2"/>
    <w:rsid w:val="000B6B26"/>
    <w:rsid w:val="000C4DDF"/>
    <w:rsid w:val="000C5347"/>
    <w:rsid w:val="000C7074"/>
    <w:rsid w:val="000D08EA"/>
    <w:rsid w:val="000D37A1"/>
    <w:rsid w:val="000D40DF"/>
    <w:rsid w:val="000E3C12"/>
    <w:rsid w:val="000E4010"/>
    <w:rsid w:val="000E6ADE"/>
    <w:rsid w:val="000E787C"/>
    <w:rsid w:val="000E7DED"/>
    <w:rsid w:val="000F3C18"/>
    <w:rsid w:val="000F752B"/>
    <w:rsid w:val="001004C2"/>
    <w:rsid w:val="00100A59"/>
    <w:rsid w:val="001048C6"/>
    <w:rsid w:val="00105359"/>
    <w:rsid w:val="00107B6D"/>
    <w:rsid w:val="001101E2"/>
    <w:rsid w:val="00113A49"/>
    <w:rsid w:val="001157EA"/>
    <w:rsid w:val="001210C7"/>
    <w:rsid w:val="001218F6"/>
    <w:rsid w:val="001241CE"/>
    <w:rsid w:val="00124556"/>
    <w:rsid w:val="00125D79"/>
    <w:rsid w:val="0013069F"/>
    <w:rsid w:val="00136495"/>
    <w:rsid w:val="00140CD3"/>
    <w:rsid w:val="00141191"/>
    <w:rsid w:val="0014487E"/>
    <w:rsid w:val="001455B5"/>
    <w:rsid w:val="00151193"/>
    <w:rsid w:val="001541B8"/>
    <w:rsid w:val="001614D3"/>
    <w:rsid w:val="00162987"/>
    <w:rsid w:val="00163C73"/>
    <w:rsid w:val="0016581F"/>
    <w:rsid w:val="00165A3C"/>
    <w:rsid w:val="001707FF"/>
    <w:rsid w:val="00171905"/>
    <w:rsid w:val="0017377C"/>
    <w:rsid w:val="001744D7"/>
    <w:rsid w:val="001775EE"/>
    <w:rsid w:val="00177B80"/>
    <w:rsid w:val="00181E2F"/>
    <w:rsid w:val="00181ED2"/>
    <w:rsid w:val="001834E5"/>
    <w:rsid w:val="00187032"/>
    <w:rsid w:val="00190318"/>
    <w:rsid w:val="00192DA4"/>
    <w:rsid w:val="00197B81"/>
    <w:rsid w:val="001A59C1"/>
    <w:rsid w:val="001A69FA"/>
    <w:rsid w:val="001B2381"/>
    <w:rsid w:val="001B6B52"/>
    <w:rsid w:val="001B6D16"/>
    <w:rsid w:val="001B78DB"/>
    <w:rsid w:val="001C0F1C"/>
    <w:rsid w:val="001C7B88"/>
    <w:rsid w:val="001D3DDC"/>
    <w:rsid w:val="001D4378"/>
    <w:rsid w:val="001D723D"/>
    <w:rsid w:val="001E33DE"/>
    <w:rsid w:val="001E6E10"/>
    <w:rsid w:val="001E6F88"/>
    <w:rsid w:val="001F0654"/>
    <w:rsid w:val="001F0E52"/>
    <w:rsid w:val="002002DC"/>
    <w:rsid w:val="002009DF"/>
    <w:rsid w:val="002011E6"/>
    <w:rsid w:val="00202BEE"/>
    <w:rsid w:val="00211401"/>
    <w:rsid w:val="00213556"/>
    <w:rsid w:val="0021447C"/>
    <w:rsid w:val="00216A31"/>
    <w:rsid w:val="00217DF3"/>
    <w:rsid w:val="002206F3"/>
    <w:rsid w:val="002240B8"/>
    <w:rsid w:val="00224217"/>
    <w:rsid w:val="00225AB3"/>
    <w:rsid w:val="00227DC9"/>
    <w:rsid w:val="00241B02"/>
    <w:rsid w:val="002501AB"/>
    <w:rsid w:val="0025050E"/>
    <w:rsid w:val="0025089F"/>
    <w:rsid w:val="00251E2C"/>
    <w:rsid w:val="00253603"/>
    <w:rsid w:val="002559E5"/>
    <w:rsid w:val="00257624"/>
    <w:rsid w:val="00264394"/>
    <w:rsid w:val="002674B8"/>
    <w:rsid w:val="0026771A"/>
    <w:rsid w:val="002703E9"/>
    <w:rsid w:val="00270FE3"/>
    <w:rsid w:val="00271955"/>
    <w:rsid w:val="00275403"/>
    <w:rsid w:val="002756CC"/>
    <w:rsid w:val="00275CFF"/>
    <w:rsid w:val="00287329"/>
    <w:rsid w:val="002906D2"/>
    <w:rsid w:val="00293E4F"/>
    <w:rsid w:val="00294023"/>
    <w:rsid w:val="00294A36"/>
    <w:rsid w:val="002A2B0F"/>
    <w:rsid w:val="002A2C75"/>
    <w:rsid w:val="002A4920"/>
    <w:rsid w:val="002A69A4"/>
    <w:rsid w:val="002B46CF"/>
    <w:rsid w:val="002B4C39"/>
    <w:rsid w:val="002B64A4"/>
    <w:rsid w:val="002C0000"/>
    <w:rsid w:val="002C22C7"/>
    <w:rsid w:val="002C282D"/>
    <w:rsid w:val="002C5BA5"/>
    <w:rsid w:val="002C7BF0"/>
    <w:rsid w:val="002D0FC9"/>
    <w:rsid w:val="002D2E86"/>
    <w:rsid w:val="002D55AD"/>
    <w:rsid w:val="002E1AA3"/>
    <w:rsid w:val="002F1BBA"/>
    <w:rsid w:val="002F3055"/>
    <w:rsid w:val="002F65FC"/>
    <w:rsid w:val="0030182E"/>
    <w:rsid w:val="00301F08"/>
    <w:rsid w:val="00303831"/>
    <w:rsid w:val="00303DF6"/>
    <w:rsid w:val="0030575A"/>
    <w:rsid w:val="00305AA1"/>
    <w:rsid w:val="0030743E"/>
    <w:rsid w:val="003108AA"/>
    <w:rsid w:val="00311D72"/>
    <w:rsid w:val="00312E96"/>
    <w:rsid w:val="00315AE7"/>
    <w:rsid w:val="00331851"/>
    <w:rsid w:val="00332175"/>
    <w:rsid w:val="00332198"/>
    <w:rsid w:val="0033543B"/>
    <w:rsid w:val="00342317"/>
    <w:rsid w:val="003448F3"/>
    <w:rsid w:val="00347DE4"/>
    <w:rsid w:val="0035009D"/>
    <w:rsid w:val="0035149E"/>
    <w:rsid w:val="003545F5"/>
    <w:rsid w:val="00356304"/>
    <w:rsid w:val="00357A78"/>
    <w:rsid w:val="003609BE"/>
    <w:rsid w:val="00360F76"/>
    <w:rsid w:val="0036376D"/>
    <w:rsid w:val="00381D48"/>
    <w:rsid w:val="003960AD"/>
    <w:rsid w:val="00397711"/>
    <w:rsid w:val="003978E1"/>
    <w:rsid w:val="003A4C66"/>
    <w:rsid w:val="003A7749"/>
    <w:rsid w:val="003B31AE"/>
    <w:rsid w:val="003B536A"/>
    <w:rsid w:val="003B544F"/>
    <w:rsid w:val="003C093A"/>
    <w:rsid w:val="003C21E8"/>
    <w:rsid w:val="003C5BAC"/>
    <w:rsid w:val="003C661E"/>
    <w:rsid w:val="003C7F13"/>
    <w:rsid w:val="003D20C1"/>
    <w:rsid w:val="003D23FC"/>
    <w:rsid w:val="003D25C9"/>
    <w:rsid w:val="003D417A"/>
    <w:rsid w:val="003D4897"/>
    <w:rsid w:val="003D5A85"/>
    <w:rsid w:val="003D60EF"/>
    <w:rsid w:val="003D70CA"/>
    <w:rsid w:val="003D726A"/>
    <w:rsid w:val="003E0319"/>
    <w:rsid w:val="003E7388"/>
    <w:rsid w:val="003F01BA"/>
    <w:rsid w:val="003F03C2"/>
    <w:rsid w:val="003F6F74"/>
    <w:rsid w:val="003F79F5"/>
    <w:rsid w:val="00401B4B"/>
    <w:rsid w:val="004023F5"/>
    <w:rsid w:val="004042A8"/>
    <w:rsid w:val="00405E65"/>
    <w:rsid w:val="00410199"/>
    <w:rsid w:val="00411D26"/>
    <w:rsid w:val="0041581D"/>
    <w:rsid w:val="0042022C"/>
    <w:rsid w:val="0042033D"/>
    <w:rsid w:val="00420A97"/>
    <w:rsid w:val="00420F7C"/>
    <w:rsid w:val="00423842"/>
    <w:rsid w:val="0042630F"/>
    <w:rsid w:val="0043099A"/>
    <w:rsid w:val="004379F8"/>
    <w:rsid w:val="004470E9"/>
    <w:rsid w:val="00450231"/>
    <w:rsid w:val="004551BA"/>
    <w:rsid w:val="00457107"/>
    <w:rsid w:val="00461B86"/>
    <w:rsid w:val="00463E3D"/>
    <w:rsid w:val="00466E83"/>
    <w:rsid w:val="00471672"/>
    <w:rsid w:val="004718C0"/>
    <w:rsid w:val="00471E16"/>
    <w:rsid w:val="00472621"/>
    <w:rsid w:val="00472985"/>
    <w:rsid w:val="00475538"/>
    <w:rsid w:val="00476E56"/>
    <w:rsid w:val="0047703C"/>
    <w:rsid w:val="004805C6"/>
    <w:rsid w:val="00482C06"/>
    <w:rsid w:val="0048375A"/>
    <w:rsid w:val="00483E17"/>
    <w:rsid w:val="00484A74"/>
    <w:rsid w:val="0049600B"/>
    <w:rsid w:val="00497C6E"/>
    <w:rsid w:val="004A16F9"/>
    <w:rsid w:val="004A35AE"/>
    <w:rsid w:val="004B24F3"/>
    <w:rsid w:val="004B69B1"/>
    <w:rsid w:val="004C1CBA"/>
    <w:rsid w:val="004D050F"/>
    <w:rsid w:val="004D5AD0"/>
    <w:rsid w:val="004D6864"/>
    <w:rsid w:val="004E3574"/>
    <w:rsid w:val="004E5B57"/>
    <w:rsid w:val="004F5373"/>
    <w:rsid w:val="004F5B3F"/>
    <w:rsid w:val="004F5BFE"/>
    <w:rsid w:val="00503180"/>
    <w:rsid w:val="00504AD6"/>
    <w:rsid w:val="00504AE6"/>
    <w:rsid w:val="00505AC6"/>
    <w:rsid w:val="00507BC8"/>
    <w:rsid w:val="00512341"/>
    <w:rsid w:val="00513B81"/>
    <w:rsid w:val="00514911"/>
    <w:rsid w:val="005155A3"/>
    <w:rsid w:val="00515BD8"/>
    <w:rsid w:val="00521098"/>
    <w:rsid w:val="0052196D"/>
    <w:rsid w:val="005268FE"/>
    <w:rsid w:val="00534307"/>
    <w:rsid w:val="005362C1"/>
    <w:rsid w:val="005369B0"/>
    <w:rsid w:val="00543245"/>
    <w:rsid w:val="00543C28"/>
    <w:rsid w:val="005441E8"/>
    <w:rsid w:val="00544C38"/>
    <w:rsid w:val="00544C70"/>
    <w:rsid w:val="0055056F"/>
    <w:rsid w:val="00550C5C"/>
    <w:rsid w:val="00551FAD"/>
    <w:rsid w:val="0055271C"/>
    <w:rsid w:val="005535B0"/>
    <w:rsid w:val="00553BF7"/>
    <w:rsid w:val="00555F3C"/>
    <w:rsid w:val="00557540"/>
    <w:rsid w:val="00560344"/>
    <w:rsid w:val="005615F5"/>
    <w:rsid w:val="00562F30"/>
    <w:rsid w:val="00564F14"/>
    <w:rsid w:val="005676D9"/>
    <w:rsid w:val="00576F05"/>
    <w:rsid w:val="005822C9"/>
    <w:rsid w:val="00585A69"/>
    <w:rsid w:val="00590B24"/>
    <w:rsid w:val="00595727"/>
    <w:rsid w:val="005A05B5"/>
    <w:rsid w:val="005A48AA"/>
    <w:rsid w:val="005A6FBC"/>
    <w:rsid w:val="005B04D8"/>
    <w:rsid w:val="005B0E81"/>
    <w:rsid w:val="005B1173"/>
    <w:rsid w:val="005B3D4A"/>
    <w:rsid w:val="005B4B45"/>
    <w:rsid w:val="005C025B"/>
    <w:rsid w:val="005C20B8"/>
    <w:rsid w:val="005C38B1"/>
    <w:rsid w:val="005C3B7B"/>
    <w:rsid w:val="005C6438"/>
    <w:rsid w:val="005D22DA"/>
    <w:rsid w:val="005D42D2"/>
    <w:rsid w:val="005D544D"/>
    <w:rsid w:val="005D5E0E"/>
    <w:rsid w:val="005D6DF2"/>
    <w:rsid w:val="005D7009"/>
    <w:rsid w:val="005E0F44"/>
    <w:rsid w:val="005E1C36"/>
    <w:rsid w:val="005E5C76"/>
    <w:rsid w:val="005F0EF5"/>
    <w:rsid w:val="005F57CF"/>
    <w:rsid w:val="00600EA2"/>
    <w:rsid w:val="006062BB"/>
    <w:rsid w:val="006063C9"/>
    <w:rsid w:val="0061262D"/>
    <w:rsid w:val="00612A3D"/>
    <w:rsid w:val="0061460E"/>
    <w:rsid w:val="00616CB8"/>
    <w:rsid w:val="006173EA"/>
    <w:rsid w:val="00626A02"/>
    <w:rsid w:val="00643E70"/>
    <w:rsid w:val="00644BB4"/>
    <w:rsid w:val="00645043"/>
    <w:rsid w:val="00645605"/>
    <w:rsid w:val="00647261"/>
    <w:rsid w:val="00650B8C"/>
    <w:rsid w:val="00656599"/>
    <w:rsid w:val="0066698B"/>
    <w:rsid w:val="00672652"/>
    <w:rsid w:val="006729D1"/>
    <w:rsid w:val="00672A02"/>
    <w:rsid w:val="00673B3D"/>
    <w:rsid w:val="00674ADE"/>
    <w:rsid w:val="0067640D"/>
    <w:rsid w:val="006816E7"/>
    <w:rsid w:val="00683F02"/>
    <w:rsid w:val="00684B31"/>
    <w:rsid w:val="0068682E"/>
    <w:rsid w:val="00686AF4"/>
    <w:rsid w:val="006919DC"/>
    <w:rsid w:val="00691B1F"/>
    <w:rsid w:val="00692DAA"/>
    <w:rsid w:val="006A24F7"/>
    <w:rsid w:val="006A4A3E"/>
    <w:rsid w:val="006A78F7"/>
    <w:rsid w:val="006B2020"/>
    <w:rsid w:val="006B20A4"/>
    <w:rsid w:val="006B3A97"/>
    <w:rsid w:val="006B7EC4"/>
    <w:rsid w:val="006C2AA1"/>
    <w:rsid w:val="006C72B1"/>
    <w:rsid w:val="006D09A7"/>
    <w:rsid w:val="006D7EA9"/>
    <w:rsid w:val="006E146C"/>
    <w:rsid w:val="006E6E25"/>
    <w:rsid w:val="006F08BE"/>
    <w:rsid w:val="006F5D38"/>
    <w:rsid w:val="0070063B"/>
    <w:rsid w:val="00701AAD"/>
    <w:rsid w:val="00707D78"/>
    <w:rsid w:val="00710708"/>
    <w:rsid w:val="00712F08"/>
    <w:rsid w:val="007140CF"/>
    <w:rsid w:val="0071761B"/>
    <w:rsid w:val="007217CA"/>
    <w:rsid w:val="007236F8"/>
    <w:rsid w:val="00723A51"/>
    <w:rsid w:val="00723D67"/>
    <w:rsid w:val="007270C8"/>
    <w:rsid w:val="007307B5"/>
    <w:rsid w:val="00735371"/>
    <w:rsid w:val="0073677B"/>
    <w:rsid w:val="00737C19"/>
    <w:rsid w:val="007417B1"/>
    <w:rsid w:val="007435C3"/>
    <w:rsid w:val="00754A6B"/>
    <w:rsid w:val="0075785D"/>
    <w:rsid w:val="007578F6"/>
    <w:rsid w:val="007644ED"/>
    <w:rsid w:val="00764B22"/>
    <w:rsid w:val="00765128"/>
    <w:rsid w:val="00766B15"/>
    <w:rsid w:val="00771E10"/>
    <w:rsid w:val="00777293"/>
    <w:rsid w:val="007818A0"/>
    <w:rsid w:val="00786D36"/>
    <w:rsid w:val="007917C1"/>
    <w:rsid w:val="00792E02"/>
    <w:rsid w:val="007932AE"/>
    <w:rsid w:val="007A3057"/>
    <w:rsid w:val="007A431D"/>
    <w:rsid w:val="007B122D"/>
    <w:rsid w:val="007B2380"/>
    <w:rsid w:val="007B36F7"/>
    <w:rsid w:val="007B3806"/>
    <w:rsid w:val="007B5A5D"/>
    <w:rsid w:val="007B6681"/>
    <w:rsid w:val="007B6EE2"/>
    <w:rsid w:val="007B7B51"/>
    <w:rsid w:val="007C481E"/>
    <w:rsid w:val="007D0B5E"/>
    <w:rsid w:val="007D0F24"/>
    <w:rsid w:val="007E13B1"/>
    <w:rsid w:val="007E1A0B"/>
    <w:rsid w:val="007E1AD4"/>
    <w:rsid w:val="007E6616"/>
    <w:rsid w:val="007E7143"/>
    <w:rsid w:val="007F5407"/>
    <w:rsid w:val="007F7B1E"/>
    <w:rsid w:val="00804DCA"/>
    <w:rsid w:val="00807315"/>
    <w:rsid w:val="008135FB"/>
    <w:rsid w:val="008174D4"/>
    <w:rsid w:val="0082286C"/>
    <w:rsid w:val="00823363"/>
    <w:rsid w:val="00826273"/>
    <w:rsid w:val="00827129"/>
    <w:rsid w:val="00831E71"/>
    <w:rsid w:val="00831ED2"/>
    <w:rsid w:val="00832104"/>
    <w:rsid w:val="00833E15"/>
    <w:rsid w:val="008377F0"/>
    <w:rsid w:val="00841A8A"/>
    <w:rsid w:val="00853C02"/>
    <w:rsid w:val="0085691E"/>
    <w:rsid w:val="00856A9D"/>
    <w:rsid w:val="00862574"/>
    <w:rsid w:val="00872201"/>
    <w:rsid w:val="0087563E"/>
    <w:rsid w:val="00877CC5"/>
    <w:rsid w:val="0088149C"/>
    <w:rsid w:val="00882FD7"/>
    <w:rsid w:val="008868A3"/>
    <w:rsid w:val="00890A2F"/>
    <w:rsid w:val="0089334F"/>
    <w:rsid w:val="00894A3E"/>
    <w:rsid w:val="008958AE"/>
    <w:rsid w:val="00896F14"/>
    <w:rsid w:val="008A2005"/>
    <w:rsid w:val="008A6073"/>
    <w:rsid w:val="008A7B78"/>
    <w:rsid w:val="008B3962"/>
    <w:rsid w:val="008C2E85"/>
    <w:rsid w:val="008C2F1A"/>
    <w:rsid w:val="008C3581"/>
    <w:rsid w:val="008C603F"/>
    <w:rsid w:val="008D05A3"/>
    <w:rsid w:val="008D0E38"/>
    <w:rsid w:val="008D1B03"/>
    <w:rsid w:val="008D31A0"/>
    <w:rsid w:val="008D390B"/>
    <w:rsid w:val="008D7CCB"/>
    <w:rsid w:val="008E1CAD"/>
    <w:rsid w:val="008E44C4"/>
    <w:rsid w:val="008E568B"/>
    <w:rsid w:val="008E6E8E"/>
    <w:rsid w:val="008F0062"/>
    <w:rsid w:val="0090642D"/>
    <w:rsid w:val="00906A99"/>
    <w:rsid w:val="009153BC"/>
    <w:rsid w:val="00916967"/>
    <w:rsid w:val="00920A44"/>
    <w:rsid w:val="00920D41"/>
    <w:rsid w:val="00922F8D"/>
    <w:rsid w:val="00926296"/>
    <w:rsid w:val="009273ED"/>
    <w:rsid w:val="00935F95"/>
    <w:rsid w:val="00941EC5"/>
    <w:rsid w:val="00942BB7"/>
    <w:rsid w:val="0094767E"/>
    <w:rsid w:val="00960C67"/>
    <w:rsid w:val="00960DA8"/>
    <w:rsid w:val="009614A0"/>
    <w:rsid w:val="009631A9"/>
    <w:rsid w:val="009635F5"/>
    <w:rsid w:val="00964989"/>
    <w:rsid w:val="0097130E"/>
    <w:rsid w:val="00972EE4"/>
    <w:rsid w:val="009807FC"/>
    <w:rsid w:val="00983BC1"/>
    <w:rsid w:val="009842CA"/>
    <w:rsid w:val="00984C12"/>
    <w:rsid w:val="00990439"/>
    <w:rsid w:val="00990523"/>
    <w:rsid w:val="00994279"/>
    <w:rsid w:val="00996F6B"/>
    <w:rsid w:val="009A1B69"/>
    <w:rsid w:val="009A3C76"/>
    <w:rsid w:val="009A537C"/>
    <w:rsid w:val="009A5CA6"/>
    <w:rsid w:val="009A64D3"/>
    <w:rsid w:val="009A74A0"/>
    <w:rsid w:val="009B1929"/>
    <w:rsid w:val="009B5492"/>
    <w:rsid w:val="009C302B"/>
    <w:rsid w:val="009C543B"/>
    <w:rsid w:val="009D4CA1"/>
    <w:rsid w:val="009E2944"/>
    <w:rsid w:val="009E488A"/>
    <w:rsid w:val="009F3E03"/>
    <w:rsid w:val="009F660B"/>
    <w:rsid w:val="00A01F7D"/>
    <w:rsid w:val="00A03A7D"/>
    <w:rsid w:val="00A03B36"/>
    <w:rsid w:val="00A046EA"/>
    <w:rsid w:val="00A04890"/>
    <w:rsid w:val="00A06144"/>
    <w:rsid w:val="00A1054B"/>
    <w:rsid w:val="00A20242"/>
    <w:rsid w:val="00A20DEE"/>
    <w:rsid w:val="00A23793"/>
    <w:rsid w:val="00A24E52"/>
    <w:rsid w:val="00A25F60"/>
    <w:rsid w:val="00A278CF"/>
    <w:rsid w:val="00A3046D"/>
    <w:rsid w:val="00A313B5"/>
    <w:rsid w:val="00A314E4"/>
    <w:rsid w:val="00A3165D"/>
    <w:rsid w:val="00A33858"/>
    <w:rsid w:val="00A365A0"/>
    <w:rsid w:val="00A372B4"/>
    <w:rsid w:val="00A44A50"/>
    <w:rsid w:val="00A452F4"/>
    <w:rsid w:val="00A464A3"/>
    <w:rsid w:val="00A479CC"/>
    <w:rsid w:val="00A52444"/>
    <w:rsid w:val="00A53556"/>
    <w:rsid w:val="00A57668"/>
    <w:rsid w:val="00A57777"/>
    <w:rsid w:val="00A64182"/>
    <w:rsid w:val="00A65A92"/>
    <w:rsid w:val="00A65E5B"/>
    <w:rsid w:val="00A70139"/>
    <w:rsid w:val="00A70246"/>
    <w:rsid w:val="00A70F91"/>
    <w:rsid w:val="00A81269"/>
    <w:rsid w:val="00A857DD"/>
    <w:rsid w:val="00A87287"/>
    <w:rsid w:val="00A94244"/>
    <w:rsid w:val="00A96EF4"/>
    <w:rsid w:val="00AA2EB9"/>
    <w:rsid w:val="00AA5CCB"/>
    <w:rsid w:val="00AA6C0E"/>
    <w:rsid w:val="00AB100E"/>
    <w:rsid w:val="00AB1D25"/>
    <w:rsid w:val="00AB1FE0"/>
    <w:rsid w:val="00AB533F"/>
    <w:rsid w:val="00AC294A"/>
    <w:rsid w:val="00AC69C9"/>
    <w:rsid w:val="00AC69EC"/>
    <w:rsid w:val="00AD7D0F"/>
    <w:rsid w:val="00AE0FDB"/>
    <w:rsid w:val="00AF6A19"/>
    <w:rsid w:val="00B01735"/>
    <w:rsid w:val="00B05163"/>
    <w:rsid w:val="00B0652E"/>
    <w:rsid w:val="00B06E93"/>
    <w:rsid w:val="00B10501"/>
    <w:rsid w:val="00B11C3C"/>
    <w:rsid w:val="00B13002"/>
    <w:rsid w:val="00B1349F"/>
    <w:rsid w:val="00B13B97"/>
    <w:rsid w:val="00B14BBB"/>
    <w:rsid w:val="00B21792"/>
    <w:rsid w:val="00B23FD2"/>
    <w:rsid w:val="00B2466A"/>
    <w:rsid w:val="00B26C6A"/>
    <w:rsid w:val="00B27112"/>
    <w:rsid w:val="00B27401"/>
    <w:rsid w:val="00B27ED0"/>
    <w:rsid w:val="00B30DD5"/>
    <w:rsid w:val="00B34CB0"/>
    <w:rsid w:val="00B34D88"/>
    <w:rsid w:val="00B47743"/>
    <w:rsid w:val="00B50836"/>
    <w:rsid w:val="00B508FA"/>
    <w:rsid w:val="00B511E4"/>
    <w:rsid w:val="00B556EC"/>
    <w:rsid w:val="00B5754D"/>
    <w:rsid w:val="00B6059E"/>
    <w:rsid w:val="00B63948"/>
    <w:rsid w:val="00B665A2"/>
    <w:rsid w:val="00B73A1C"/>
    <w:rsid w:val="00B75D62"/>
    <w:rsid w:val="00B801DF"/>
    <w:rsid w:val="00B85C7F"/>
    <w:rsid w:val="00B868F3"/>
    <w:rsid w:val="00B90624"/>
    <w:rsid w:val="00B91FD7"/>
    <w:rsid w:val="00B965FC"/>
    <w:rsid w:val="00BA127C"/>
    <w:rsid w:val="00BA53E0"/>
    <w:rsid w:val="00BB57DA"/>
    <w:rsid w:val="00BB60E8"/>
    <w:rsid w:val="00BB7E8D"/>
    <w:rsid w:val="00BC16B6"/>
    <w:rsid w:val="00BC1B59"/>
    <w:rsid w:val="00BC4899"/>
    <w:rsid w:val="00BD1A78"/>
    <w:rsid w:val="00BD22EC"/>
    <w:rsid w:val="00BD3D97"/>
    <w:rsid w:val="00BD5445"/>
    <w:rsid w:val="00BD6EB9"/>
    <w:rsid w:val="00BE2083"/>
    <w:rsid w:val="00BE246C"/>
    <w:rsid w:val="00BE3DC9"/>
    <w:rsid w:val="00BE5381"/>
    <w:rsid w:val="00BE5541"/>
    <w:rsid w:val="00BF2487"/>
    <w:rsid w:val="00BF36C0"/>
    <w:rsid w:val="00BF3CDD"/>
    <w:rsid w:val="00BF4EA2"/>
    <w:rsid w:val="00C1218F"/>
    <w:rsid w:val="00C16A01"/>
    <w:rsid w:val="00C20426"/>
    <w:rsid w:val="00C24A76"/>
    <w:rsid w:val="00C301D3"/>
    <w:rsid w:val="00C37FC2"/>
    <w:rsid w:val="00C43476"/>
    <w:rsid w:val="00C456AD"/>
    <w:rsid w:val="00C46F1E"/>
    <w:rsid w:val="00C47AF4"/>
    <w:rsid w:val="00C51614"/>
    <w:rsid w:val="00C6174F"/>
    <w:rsid w:val="00C726A8"/>
    <w:rsid w:val="00C72701"/>
    <w:rsid w:val="00C81CFC"/>
    <w:rsid w:val="00C823B8"/>
    <w:rsid w:val="00C83764"/>
    <w:rsid w:val="00C8724B"/>
    <w:rsid w:val="00C90634"/>
    <w:rsid w:val="00C90D67"/>
    <w:rsid w:val="00C93B08"/>
    <w:rsid w:val="00C97BB5"/>
    <w:rsid w:val="00CA1EC0"/>
    <w:rsid w:val="00CC44D1"/>
    <w:rsid w:val="00CC7BA4"/>
    <w:rsid w:val="00CD0F55"/>
    <w:rsid w:val="00CD6BBD"/>
    <w:rsid w:val="00CD73E1"/>
    <w:rsid w:val="00CE1048"/>
    <w:rsid w:val="00CE2D77"/>
    <w:rsid w:val="00CE5A8F"/>
    <w:rsid w:val="00CE7882"/>
    <w:rsid w:val="00CF1165"/>
    <w:rsid w:val="00CF3423"/>
    <w:rsid w:val="00CF5448"/>
    <w:rsid w:val="00CF60C4"/>
    <w:rsid w:val="00D026AC"/>
    <w:rsid w:val="00D04E52"/>
    <w:rsid w:val="00D05B68"/>
    <w:rsid w:val="00D05B96"/>
    <w:rsid w:val="00D079DE"/>
    <w:rsid w:val="00D14B72"/>
    <w:rsid w:val="00D2318C"/>
    <w:rsid w:val="00D24A62"/>
    <w:rsid w:val="00D24CA3"/>
    <w:rsid w:val="00D264DE"/>
    <w:rsid w:val="00D26BC9"/>
    <w:rsid w:val="00D30084"/>
    <w:rsid w:val="00D31B05"/>
    <w:rsid w:val="00D32275"/>
    <w:rsid w:val="00D373C5"/>
    <w:rsid w:val="00D404A9"/>
    <w:rsid w:val="00D41E15"/>
    <w:rsid w:val="00D45026"/>
    <w:rsid w:val="00D45E14"/>
    <w:rsid w:val="00D46D0E"/>
    <w:rsid w:val="00D51B7B"/>
    <w:rsid w:val="00D54304"/>
    <w:rsid w:val="00D5600A"/>
    <w:rsid w:val="00D56ACC"/>
    <w:rsid w:val="00D66188"/>
    <w:rsid w:val="00D67A52"/>
    <w:rsid w:val="00D75699"/>
    <w:rsid w:val="00D82E2C"/>
    <w:rsid w:val="00D83190"/>
    <w:rsid w:val="00D832A9"/>
    <w:rsid w:val="00D87420"/>
    <w:rsid w:val="00D918F9"/>
    <w:rsid w:val="00DA0167"/>
    <w:rsid w:val="00DA0E9E"/>
    <w:rsid w:val="00DA324F"/>
    <w:rsid w:val="00DA43F4"/>
    <w:rsid w:val="00DA5384"/>
    <w:rsid w:val="00DB12DD"/>
    <w:rsid w:val="00DB158F"/>
    <w:rsid w:val="00DB2902"/>
    <w:rsid w:val="00DB4F1C"/>
    <w:rsid w:val="00DB64A8"/>
    <w:rsid w:val="00DC3E67"/>
    <w:rsid w:val="00DD48CF"/>
    <w:rsid w:val="00DD5331"/>
    <w:rsid w:val="00DD6F37"/>
    <w:rsid w:val="00DE2D55"/>
    <w:rsid w:val="00DE3B54"/>
    <w:rsid w:val="00DE5DBC"/>
    <w:rsid w:val="00DE6CF9"/>
    <w:rsid w:val="00DF048E"/>
    <w:rsid w:val="00DF0767"/>
    <w:rsid w:val="00DF1322"/>
    <w:rsid w:val="00DF3C88"/>
    <w:rsid w:val="00DF537A"/>
    <w:rsid w:val="00E00486"/>
    <w:rsid w:val="00E00D8E"/>
    <w:rsid w:val="00E00E12"/>
    <w:rsid w:val="00E02CC6"/>
    <w:rsid w:val="00E05545"/>
    <w:rsid w:val="00E102CB"/>
    <w:rsid w:val="00E11EE6"/>
    <w:rsid w:val="00E12890"/>
    <w:rsid w:val="00E1594F"/>
    <w:rsid w:val="00E16701"/>
    <w:rsid w:val="00E16951"/>
    <w:rsid w:val="00E17ABA"/>
    <w:rsid w:val="00E22793"/>
    <w:rsid w:val="00E2602F"/>
    <w:rsid w:val="00E262A3"/>
    <w:rsid w:val="00E423F3"/>
    <w:rsid w:val="00E47E99"/>
    <w:rsid w:val="00E51FC9"/>
    <w:rsid w:val="00E521A3"/>
    <w:rsid w:val="00E55BB5"/>
    <w:rsid w:val="00E564EC"/>
    <w:rsid w:val="00E568D9"/>
    <w:rsid w:val="00E64415"/>
    <w:rsid w:val="00E710F9"/>
    <w:rsid w:val="00E826FF"/>
    <w:rsid w:val="00E82EBE"/>
    <w:rsid w:val="00E845EE"/>
    <w:rsid w:val="00E8635D"/>
    <w:rsid w:val="00E964E9"/>
    <w:rsid w:val="00EA1603"/>
    <w:rsid w:val="00EA4439"/>
    <w:rsid w:val="00EA49E8"/>
    <w:rsid w:val="00EB0D93"/>
    <w:rsid w:val="00EB3B39"/>
    <w:rsid w:val="00EB53EA"/>
    <w:rsid w:val="00EB77AF"/>
    <w:rsid w:val="00EC0A31"/>
    <w:rsid w:val="00EC583C"/>
    <w:rsid w:val="00EC661E"/>
    <w:rsid w:val="00ED1A82"/>
    <w:rsid w:val="00ED64A6"/>
    <w:rsid w:val="00EE20A2"/>
    <w:rsid w:val="00EE2E0E"/>
    <w:rsid w:val="00EE3475"/>
    <w:rsid w:val="00EE3BBA"/>
    <w:rsid w:val="00EE5052"/>
    <w:rsid w:val="00EE62B0"/>
    <w:rsid w:val="00EE746E"/>
    <w:rsid w:val="00EF2116"/>
    <w:rsid w:val="00EF27D8"/>
    <w:rsid w:val="00EF461D"/>
    <w:rsid w:val="00EF4621"/>
    <w:rsid w:val="00EF5581"/>
    <w:rsid w:val="00EF5FCE"/>
    <w:rsid w:val="00F00184"/>
    <w:rsid w:val="00F02A89"/>
    <w:rsid w:val="00F149B9"/>
    <w:rsid w:val="00F1774A"/>
    <w:rsid w:val="00F20ACB"/>
    <w:rsid w:val="00F21811"/>
    <w:rsid w:val="00F2230B"/>
    <w:rsid w:val="00F270DD"/>
    <w:rsid w:val="00F309FE"/>
    <w:rsid w:val="00F3249A"/>
    <w:rsid w:val="00F35797"/>
    <w:rsid w:val="00F36AE8"/>
    <w:rsid w:val="00F433E0"/>
    <w:rsid w:val="00F47A00"/>
    <w:rsid w:val="00F52210"/>
    <w:rsid w:val="00F52570"/>
    <w:rsid w:val="00F52AA0"/>
    <w:rsid w:val="00F53B43"/>
    <w:rsid w:val="00F54633"/>
    <w:rsid w:val="00F610B2"/>
    <w:rsid w:val="00F61455"/>
    <w:rsid w:val="00F62E79"/>
    <w:rsid w:val="00F739F4"/>
    <w:rsid w:val="00F751DC"/>
    <w:rsid w:val="00F75505"/>
    <w:rsid w:val="00F76F79"/>
    <w:rsid w:val="00F81436"/>
    <w:rsid w:val="00F81AA0"/>
    <w:rsid w:val="00F84739"/>
    <w:rsid w:val="00F87101"/>
    <w:rsid w:val="00F9479F"/>
    <w:rsid w:val="00FA06A3"/>
    <w:rsid w:val="00FA0B86"/>
    <w:rsid w:val="00FB0BA7"/>
    <w:rsid w:val="00FB140F"/>
    <w:rsid w:val="00FB6C99"/>
    <w:rsid w:val="00FC294D"/>
    <w:rsid w:val="00FC6291"/>
    <w:rsid w:val="00FC6AA9"/>
    <w:rsid w:val="00FD4C4D"/>
    <w:rsid w:val="00FE1EB5"/>
    <w:rsid w:val="00FE2C08"/>
    <w:rsid w:val="00FE3CDC"/>
    <w:rsid w:val="00FE78C4"/>
    <w:rsid w:val="00FE7BFA"/>
    <w:rsid w:val="00FF2309"/>
    <w:rsid w:val="20E68ABD"/>
    <w:rsid w:val="32263793"/>
    <w:rsid w:val="40628F5C"/>
    <w:rsid w:val="4434E6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92AFA2"/>
  <w15:chartTrackingRefBased/>
  <w15:docId w15:val="{6CEF8D28-C506-45B6-9EC3-90EC2FD80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65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65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565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5659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5659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56599"/>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5659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5659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659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2E96"/>
    <w:pPr>
      <w:tabs>
        <w:tab w:val="center" w:pos="4320"/>
        <w:tab w:val="right" w:pos="8640"/>
      </w:tabs>
      <w:spacing w:after="0" w:line="240" w:lineRule="auto"/>
    </w:pPr>
  </w:style>
  <w:style w:type="character" w:customStyle="1" w:styleId="HeaderChar">
    <w:name w:val="Header Char"/>
    <w:basedOn w:val="DefaultParagraphFont"/>
    <w:link w:val="Header"/>
    <w:uiPriority w:val="99"/>
    <w:rsid w:val="00312E96"/>
  </w:style>
  <w:style w:type="paragraph" w:styleId="Footer">
    <w:name w:val="footer"/>
    <w:basedOn w:val="Normal"/>
    <w:link w:val="FooterChar"/>
    <w:uiPriority w:val="99"/>
    <w:unhideWhenUsed/>
    <w:rsid w:val="00312E96"/>
    <w:pPr>
      <w:tabs>
        <w:tab w:val="center" w:pos="4320"/>
        <w:tab w:val="right" w:pos="8640"/>
      </w:tabs>
      <w:spacing w:after="0" w:line="240" w:lineRule="auto"/>
    </w:pPr>
  </w:style>
  <w:style w:type="character" w:customStyle="1" w:styleId="FooterChar">
    <w:name w:val="Footer Char"/>
    <w:basedOn w:val="DefaultParagraphFont"/>
    <w:link w:val="Footer"/>
    <w:uiPriority w:val="99"/>
    <w:rsid w:val="00312E96"/>
  </w:style>
  <w:style w:type="table" w:styleId="TableGrid">
    <w:name w:val="Table Grid"/>
    <w:basedOn w:val="TableNormal"/>
    <w:uiPriority w:val="39"/>
    <w:rsid w:val="000279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12341"/>
    <w:pPr>
      <w:ind w:left="720"/>
      <w:contextualSpacing/>
    </w:pPr>
  </w:style>
  <w:style w:type="paragraph" w:customStyle="1" w:styleId="CitaviBibliographyEntry">
    <w:name w:val="Citavi Bibliography Entry"/>
    <w:basedOn w:val="Normal"/>
    <w:link w:val="CitaviBibliographyEntryChar"/>
    <w:uiPriority w:val="99"/>
    <w:rsid w:val="00656599"/>
    <w:pPr>
      <w:tabs>
        <w:tab w:val="left" w:pos="283"/>
      </w:tabs>
      <w:spacing w:after="60"/>
      <w:ind w:left="283" w:hanging="283"/>
    </w:pPr>
  </w:style>
  <w:style w:type="character" w:customStyle="1" w:styleId="CitaviBibliographyEntryChar">
    <w:name w:val="Citavi Bibliography Entry Char"/>
    <w:basedOn w:val="DefaultParagraphFont"/>
    <w:link w:val="CitaviBibliographyEntry"/>
    <w:uiPriority w:val="99"/>
    <w:rsid w:val="00656599"/>
  </w:style>
  <w:style w:type="paragraph" w:customStyle="1" w:styleId="CitaviBibliographyHeading">
    <w:name w:val="Citavi Bibliography Heading"/>
    <w:basedOn w:val="Heading1"/>
    <w:link w:val="CitaviBibliographyHeadingChar"/>
    <w:uiPriority w:val="99"/>
    <w:rsid w:val="00656599"/>
  </w:style>
  <w:style w:type="character" w:customStyle="1" w:styleId="CitaviBibliographyHeadingChar">
    <w:name w:val="Citavi Bibliography Heading Char"/>
    <w:basedOn w:val="DefaultParagraphFont"/>
    <w:link w:val="CitaviBibliographyHeading"/>
    <w:uiPriority w:val="99"/>
    <w:rsid w:val="00656599"/>
    <w:rPr>
      <w:rFonts w:asciiTheme="majorHAnsi" w:eastAsiaTheme="majorEastAsia" w:hAnsiTheme="majorHAnsi" w:cstheme="majorBidi"/>
      <w:color w:val="2F5496" w:themeColor="accent1" w:themeShade="BF"/>
      <w:sz w:val="32"/>
      <w:szCs w:val="32"/>
    </w:rPr>
  </w:style>
  <w:style w:type="character" w:customStyle="1" w:styleId="Heading1Char">
    <w:name w:val="Heading 1 Char"/>
    <w:basedOn w:val="DefaultParagraphFont"/>
    <w:link w:val="Heading1"/>
    <w:uiPriority w:val="9"/>
    <w:rsid w:val="00656599"/>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Heading2"/>
    <w:link w:val="CitaviChapterBibliographyHeadingChar"/>
    <w:uiPriority w:val="99"/>
    <w:rsid w:val="00656599"/>
  </w:style>
  <w:style w:type="character" w:customStyle="1" w:styleId="CitaviChapterBibliographyHeadingChar">
    <w:name w:val="Citavi Chapter Bibliography Heading Char"/>
    <w:basedOn w:val="DefaultParagraphFont"/>
    <w:link w:val="CitaviChapterBibliographyHeading"/>
    <w:uiPriority w:val="99"/>
    <w:rsid w:val="00656599"/>
    <w:rPr>
      <w:rFonts w:asciiTheme="majorHAnsi" w:eastAsiaTheme="majorEastAsia" w:hAnsiTheme="majorHAnsi" w:cstheme="majorBidi"/>
      <w:color w:val="2F5496" w:themeColor="accent1" w:themeShade="BF"/>
      <w:sz w:val="26"/>
      <w:szCs w:val="26"/>
    </w:rPr>
  </w:style>
  <w:style w:type="character" w:customStyle="1" w:styleId="Heading2Char">
    <w:name w:val="Heading 2 Char"/>
    <w:basedOn w:val="DefaultParagraphFont"/>
    <w:link w:val="Heading2"/>
    <w:uiPriority w:val="9"/>
    <w:rsid w:val="00656599"/>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Heading2"/>
    <w:link w:val="CitaviBibliographySubheading1Char"/>
    <w:uiPriority w:val="99"/>
    <w:rsid w:val="00656599"/>
    <w:pPr>
      <w:spacing w:line="240" w:lineRule="auto"/>
      <w:ind w:left="567"/>
      <w:outlineLvl w:val="9"/>
    </w:pPr>
    <w:rPr>
      <w:rFonts w:eastAsia="Times New Roman" w:cstheme="minorHAnsi"/>
      <w:sz w:val="23"/>
      <w:szCs w:val="23"/>
    </w:rPr>
  </w:style>
  <w:style w:type="character" w:customStyle="1" w:styleId="CitaviBibliographySubheading1Char">
    <w:name w:val="Citavi Bibliography Subheading 1 Char"/>
    <w:basedOn w:val="DefaultParagraphFont"/>
    <w:link w:val="CitaviBibliographySubheading1"/>
    <w:uiPriority w:val="99"/>
    <w:rsid w:val="00656599"/>
    <w:rPr>
      <w:rFonts w:asciiTheme="majorHAnsi" w:eastAsia="Times New Roman" w:hAnsiTheme="majorHAnsi" w:cstheme="minorHAnsi"/>
      <w:color w:val="2F5496" w:themeColor="accent1" w:themeShade="BF"/>
      <w:sz w:val="23"/>
      <w:szCs w:val="23"/>
    </w:rPr>
  </w:style>
  <w:style w:type="paragraph" w:customStyle="1" w:styleId="CitaviBibliographySubheading2">
    <w:name w:val="Citavi Bibliography Subheading 2"/>
    <w:basedOn w:val="Heading3"/>
    <w:link w:val="CitaviBibliographySubheading2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2Char">
    <w:name w:val="Citavi Bibliography Subheading 2 Char"/>
    <w:basedOn w:val="DefaultParagraphFont"/>
    <w:link w:val="CitaviBibliographySubheading2"/>
    <w:uiPriority w:val="99"/>
    <w:rsid w:val="00656599"/>
    <w:rPr>
      <w:rFonts w:asciiTheme="majorHAnsi" w:eastAsia="Times New Roman" w:hAnsiTheme="majorHAnsi" w:cstheme="minorHAnsi"/>
      <w:color w:val="2F5496" w:themeColor="accent1" w:themeShade="BF"/>
      <w:sz w:val="23"/>
      <w:szCs w:val="23"/>
    </w:rPr>
  </w:style>
  <w:style w:type="character" w:customStyle="1" w:styleId="Heading3Char">
    <w:name w:val="Heading 3 Char"/>
    <w:basedOn w:val="DefaultParagraphFont"/>
    <w:link w:val="Heading3"/>
    <w:uiPriority w:val="9"/>
    <w:semiHidden/>
    <w:rsid w:val="00656599"/>
    <w:rPr>
      <w:rFonts w:asciiTheme="majorHAnsi" w:eastAsiaTheme="majorEastAsia" w:hAnsiTheme="majorHAnsi" w:cstheme="majorBidi"/>
      <w:color w:val="1F3763" w:themeColor="accent1" w:themeShade="7F"/>
      <w:sz w:val="24"/>
      <w:szCs w:val="24"/>
    </w:rPr>
  </w:style>
  <w:style w:type="paragraph" w:customStyle="1" w:styleId="CitaviBibliographySubheading3">
    <w:name w:val="Citavi Bibliography Subheading 3"/>
    <w:basedOn w:val="Heading4"/>
    <w:link w:val="CitaviBibliographySubheading3Char"/>
    <w:uiPriority w:val="99"/>
    <w:rsid w:val="00656599"/>
    <w:pPr>
      <w:spacing w:line="240" w:lineRule="auto"/>
      <w:ind w:left="567"/>
      <w:outlineLvl w:val="9"/>
    </w:pPr>
    <w:rPr>
      <w:rFonts w:eastAsia="Times New Roman" w:cstheme="minorHAnsi"/>
      <w:sz w:val="23"/>
      <w:szCs w:val="23"/>
    </w:rPr>
  </w:style>
  <w:style w:type="character" w:customStyle="1" w:styleId="CitaviBibliographySubheading3Char">
    <w:name w:val="Citavi Bibliography Subheading 3 Char"/>
    <w:basedOn w:val="DefaultParagraphFont"/>
    <w:link w:val="CitaviBibliographySubheading3"/>
    <w:uiPriority w:val="99"/>
    <w:rsid w:val="00656599"/>
    <w:rPr>
      <w:rFonts w:asciiTheme="majorHAnsi" w:eastAsia="Times New Roman" w:hAnsiTheme="majorHAnsi" w:cstheme="minorHAnsi"/>
      <w:i/>
      <w:iCs/>
      <w:color w:val="2F5496" w:themeColor="accent1" w:themeShade="BF"/>
      <w:sz w:val="23"/>
      <w:szCs w:val="23"/>
    </w:rPr>
  </w:style>
  <w:style w:type="character" w:customStyle="1" w:styleId="Heading4Char">
    <w:name w:val="Heading 4 Char"/>
    <w:basedOn w:val="DefaultParagraphFont"/>
    <w:link w:val="Heading4"/>
    <w:uiPriority w:val="9"/>
    <w:semiHidden/>
    <w:rsid w:val="00656599"/>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Heading5"/>
    <w:link w:val="CitaviBibliographySubheading4Char"/>
    <w:uiPriority w:val="99"/>
    <w:rsid w:val="00656599"/>
    <w:pPr>
      <w:spacing w:line="240" w:lineRule="auto"/>
      <w:ind w:left="567"/>
      <w:outlineLvl w:val="9"/>
    </w:pPr>
    <w:rPr>
      <w:rFonts w:eastAsia="Times New Roman" w:cstheme="minorHAnsi"/>
      <w:sz w:val="23"/>
      <w:szCs w:val="23"/>
    </w:rPr>
  </w:style>
  <w:style w:type="character" w:customStyle="1" w:styleId="CitaviBibliographySubheading4Char">
    <w:name w:val="Citavi Bibliography Subheading 4 Char"/>
    <w:basedOn w:val="DefaultParagraphFont"/>
    <w:link w:val="CitaviBibliographySubheading4"/>
    <w:uiPriority w:val="99"/>
    <w:rsid w:val="00656599"/>
    <w:rPr>
      <w:rFonts w:asciiTheme="majorHAnsi" w:eastAsia="Times New Roman" w:hAnsiTheme="majorHAnsi" w:cstheme="minorHAnsi"/>
      <w:color w:val="2F5496" w:themeColor="accent1" w:themeShade="BF"/>
      <w:sz w:val="23"/>
      <w:szCs w:val="23"/>
    </w:rPr>
  </w:style>
  <w:style w:type="character" w:customStyle="1" w:styleId="Heading5Char">
    <w:name w:val="Heading 5 Char"/>
    <w:basedOn w:val="DefaultParagraphFont"/>
    <w:link w:val="Heading5"/>
    <w:uiPriority w:val="9"/>
    <w:semiHidden/>
    <w:rsid w:val="00656599"/>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Heading6"/>
    <w:link w:val="CitaviBibliographySubheading5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5Char">
    <w:name w:val="Citavi Bibliography Subheading 5 Char"/>
    <w:basedOn w:val="DefaultParagraphFont"/>
    <w:link w:val="CitaviBibliographySubheading5"/>
    <w:uiPriority w:val="99"/>
    <w:rsid w:val="00656599"/>
    <w:rPr>
      <w:rFonts w:asciiTheme="majorHAnsi" w:eastAsia="Times New Roman" w:hAnsiTheme="majorHAnsi" w:cstheme="minorHAnsi"/>
      <w:color w:val="2F5496" w:themeColor="accent1" w:themeShade="BF"/>
      <w:sz w:val="23"/>
      <w:szCs w:val="23"/>
    </w:rPr>
  </w:style>
  <w:style w:type="character" w:customStyle="1" w:styleId="Heading6Char">
    <w:name w:val="Heading 6 Char"/>
    <w:basedOn w:val="DefaultParagraphFont"/>
    <w:link w:val="Heading6"/>
    <w:uiPriority w:val="9"/>
    <w:semiHidden/>
    <w:rsid w:val="00656599"/>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Heading7"/>
    <w:link w:val="CitaviBibliographySubheading6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6Char">
    <w:name w:val="Citavi Bibliography Subheading 6 Char"/>
    <w:basedOn w:val="DefaultParagraphFont"/>
    <w:link w:val="CitaviBibliographySubheading6"/>
    <w:uiPriority w:val="99"/>
    <w:rsid w:val="00656599"/>
    <w:rPr>
      <w:rFonts w:asciiTheme="majorHAnsi" w:eastAsia="Times New Roman" w:hAnsiTheme="majorHAnsi" w:cstheme="minorHAnsi"/>
      <w:i/>
      <w:iCs/>
      <w:color w:val="2F5496" w:themeColor="accent1" w:themeShade="BF"/>
      <w:sz w:val="23"/>
      <w:szCs w:val="23"/>
    </w:rPr>
  </w:style>
  <w:style w:type="character" w:customStyle="1" w:styleId="Heading7Char">
    <w:name w:val="Heading 7 Char"/>
    <w:basedOn w:val="DefaultParagraphFont"/>
    <w:link w:val="Heading7"/>
    <w:uiPriority w:val="9"/>
    <w:semiHidden/>
    <w:rsid w:val="00656599"/>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Heading8"/>
    <w:link w:val="CitaviBibliographySubheading7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7Char">
    <w:name w:val="Citavi Bibliography Subheading 7 Char"/>
    <w:basedOn w:val="DefaultParagraphFont"/>
    <w:link w:val="CitaviBibliographySubheading7"/>
    <w:uiPriority w:val="99"/>
    <w:rsid w:val="00656599"/>
    <w:rPr>
      <w:rFonts w:asciiTheme="majorHAnsi" w:eastAsia="Times New Roman" w:hAnsiTheme="majorHAnsi" w:cstheme="minorHAnsi"/>
      <w:color w:val="2F5496" w:themeColor="accent1" w:themeShade="BF"/>
      <w:sz w:val="23"/>
      <w:szCs w:val="23"/>
    </w:rPr>
  </w:style>
  <w:style w:type="character" w:customStyle="1" w:styleId="Heading8Char">
    <w:name w:val="Heading 8 Char"/>
    <w:basedOn w:val="DefaultParagraphFont"/>
    <w:link w:val="Heading8"/>
    <w:uiPriority w:val="9"/>
    <w:semiHidden/>
    <w:rsid w:val="00656599"/>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Heading9"/>
    <w:link w:val="CitaviBibliographySubheading8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8Char">
    <w:name w:val="Citavi Bibliography Subheading 8 Char"/>
    <w:basedOn w:val="DefaultParagraphFont"/>
    <w:link w:val="CitaviBibliographySubheading8"/>
    <w:uiPriority w:val="99"/>
    <w:rsid w:val="00656599"/>
    <w:rPr>
      <w:rFonts w:asciiTheme="majorHAnsi" w:eastAsia="Times New Roman" w:hAnsiTheme="majorHAnsi" w:cstheme="minorHAnsi"/>
      <w:i/>
      <w:iCs/>
      <w:color w:val="2F5496" w:themeColor="accent1" w:themeShade="BF"/>
      <w:sz w:val="23"/>
      <w:szCs w:val="23"/>
    </w:rPr>
  </w:style>
  <w:style w:type="character" w:customStyle="1" w:styleId="Heading9Char">
    <w:name w:val="Heading 9 Char"/>
    <w:basedOn w:val="DefaultParagraphFont"/>
    <w:link w:val="Heading9"/>
    <w:uiPriority w:val="9"/>
    <w:semiHidden/>
    <w:rsid w:val="00656599"/>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656599"/>
    <w:rPr>
      <w:color w:val="808080"/>
    </w:rPr>
  </w:style>
  <w:style w:type="paragraph" w:styleId="TOCHeading">
    <w:name w:val="TOC Heading"/>
    <w:basedOn w:val="Heading1"/>
    <w:next w:val="Normal"/>
    <w:uiPriority w:val="39"/>
    <w:semiHidden/>
    <w:unhideWhenUsed/>
    <w:qFormat/>
    <w:rsid w:val="00503180"/>
    <w:pPr>
      <w:outlineLvl w:val="9"/>
    </w:pPr>
  </w:style>
  <w:style w:type="paragraph" w:styleId="Bibliography">
    <w:name w:val="Bibliography"/>
    <w:basedOn w:val="Normal"/>
    <w:next w:val="Normal"/>
    <w:uiPriority w:val="37"/>
    <w:semiHidden/>
    <w:unhideWhenUsed/>
    <w:rsid w:val="00503180"/>
  </w:style>
  <w:style w:type="character" w:styleId="BookTitle">
    <w:name w:val="Book Title"/>
    <w:basedOn w:val="DefaultParagraphFont"/>
    <w:uiPriority w:val="33"/>
    <w:qFormat/>
    <w:rsid w:val="00503180"/>
    <w:rPr>
      <w:b/>
      <w:bCs/>
      <w:i/>
      <w:iCs/>
      <w:spacing w:val="5"/>
    </w:rPr>
  </w:style>
  <w:style w:type="character" w:styleId="IntenseReference">
    <w:name w:val="Intense Reference"/>
    <w:basedOn w:val="DefaultParagraphFont"/>
    <w:uiPriority w:val="32"/>
    <w:qFormat/>
    <w:rsid w:val="00503180"/>
    <w:rPr>
      <w:b/>
      <w:bCs/>
      <w:smallCaps/>
      <w:color w:val="4472C4" w:themeColor="accent1"/>
      <w:spacing w:val="5"/>
    </w:rPr>
  </w:style>
  <w:style w:type="character" w:styleId="SubtleReference">
    <w:name w:val="Subtle Reference"/>
    <w:basedOn w:val="DefaultParagraphFont"/>
    <w:uiPriority w:val="31"/>
    <w:qFormat/>
    <w:rsid w:val="00503180"/>
    <w:rPr>
      <w:smallCaps/>
      <w:color w:val="5A5A5A" w:themeColor="text1" w:themeTint="A5"/>
    </w:rPr>
  </w:style>
  <w:style w:type="character" w:styleId="IntenseEmphasis">
    <w:name w:val="Intense Emphasis"/>
    <w:basedOn w:val="DefaultParagraphFont"/>
    <w:uiPriority w:val="21"/>
    <w:qFormat/>
    <w:rsid w:val="00503180"/>
    <w:rPr>
      <w:i/>
      <w:iCs/>
      <w:color w:val="4472C4" w:themeColor="accent1"/>
    </w:rPr>
  </w:style>
  <w:style w:type="character" w:styleId="SubtleEmphasis">
    <w:name w:val="Subtle Emphasis"/>
    <w:basedOn w:val="DefaultParagraphFont"/>
    <w:uiPriority w:val="19"/>
    <w:qFormat/>
    <w:rsid w:val="00503180"/>
    <w:rPr>
      <w:i/>
      <w:iCs/>
      <w:color w:val="404040" w:themeColor="text1" w:themeTint="BF"/>
    </w:rPr>
  </w:style>
  <w:style w:type="paragraph" w:styleId="IntenseQuote">
    <w:name w:val="Intense Quote"/>
    <w:basedOn w:val="Normal"/>
    <w:next w:val="Normal"/>
    <w:link w:val="IntenseQuoteChar"/>
    <w:uiPriority w:val="30"/>
    <w:qFormat/>
    <w:rsid w:val="0050318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03180"/>
    <w:rPr>
      <w:i/>
      <w:iCs/>
      <w:color w:val="4472C4" w:themeColor="accent1"/>
    </w:rPr>
  </w:style>
  <w:style w:type="paragraph" w:styleId="Quote">
    <w:name w:val="Quote"/>
    <w:basedOn w:val="Normal"/>
    <w:next w:val="Normal"/>
    <w:link w:val="QuoteChar"/>
    <w:uiPriority w:val="29"/>
    <w:qFormat/>
    <w:rsid w:val="0050318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03180"/>
    <w:rPr>
      <w:i/>
      <w:iCs/>
      <w:color w:val="404040" w:themeColor="text1" w:themeTint="BF"/>
    </w:rPr>
  </w:style>
  <w:style w:type="table" w:styleId="MediumList1-Accent1">
    <w:name w:val="Medium List 1 Accent 1"/>
    <w:basedOn w:val="TableNormal"/>
    <w:uiPriority w:val="65"/>
    <w:semiHidden/>
    <w:unhideWhenUsed/>
    <w:rsid w:val="00503180"/>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Shading2-Accent1">
    <w:name w:val="Medium Shading 2 Accent 1"/>
    <w:basedOn w:val="TableNormal"/>
    <w:uiPriority w:val="64"/>
    <w:semiHidden/>
    <w:unhideWhenUsed/>
    <w:rsid w:val="005031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semiHidden/>
    <w:unhideWhenUsed/>
    <w:rsid w:val="00503180"/>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503180"/>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List-Accent1">
    <w:name w:val="Light List Accent 1"/>
    <w:basedOn w:val="TableNormal"/>
    <w:uiPriority w:val="61"/>
    <w:semiHidden/>
    <w:unhideWhenUsed/>
    <w:rsid w:val="00503180"/>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Shading-Accent1">
    <w:name w:val="Light Shading Accent 1"/>
    <w:basedOn w:val="TableNormal"/>
    <w:uiPriority w:val="60"/>
    <w:semiHidden/>
    <w:unhideWhenUsed/>
    <w:rsid w:val="00503180"/>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ColorfulGrid">
    <w:name w:val="Colorful Grid"/>
    <w:basedOn w:val="TableNormal"/>
    <w:uiPriority w:val="73"/>
    <w:semiHidden/>
    <w:unhideWhenUsed/>
    <w:rsid w:val="005031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50318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503180"/>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50318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5031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5031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50318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5031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50318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5031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semiHidden/>
    <w:unhideWhenUsed/>
    <w:rsid w:val="0050318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50318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50318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50318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503180"/>
    <w:pPr>
      <w:spacing w:after="0" w:line="240" w:lineRule="auto"/>
    </w:pPr>
  </w:style>
  <w:style w:type="character" w:styleId="HTMLVariable">
    <w:name w:val="HTML Variable"/>
    <w:basedOn w:val="DefaultParagraphFont"/>
    <w:uiPriority w:val="99"/>
    <w:semiHidden/>
    <w:unhideWhenUsed/>
    <w:rsid w:val="00503180"/>
    <w:rPr>
      <w:i/>
      <w:iCs/>
    </w:rPr>
  </w:style>
  <w:style w:type="character" w:styleId="HTMLTypewriter">
    <w:name w:val="HTML Typewriter"/>
    <w:basedOn w:val="DefaultParagraphFont"/>
    <w:uiPriority w:val="99"/>
    <w:semiHidden/>
    <w:unhideWhenUsed/>
    <w:rsid w:val="00503180"/>
    <w:rPr>
      <w:rFonts w:ascii="Consolas" w:hAnsi="Consolas"/>
      <w:sz w:val="20"/>
      <w:szCs w:val="20"/>
    </w:rPr>
  </w:style>
  <w:style w:type="character" w:styleId="HTMLSample">
    <w:name w:val="HTML Sample"/>
    <w:basedOn w:val="DefaultParagraphFont"/>
    <w:uiPriority w:val="99"/>
    <w:semiHidden/>
    <w:unhideWhenUsed/>
    <w:rsid w:val="00503180"/>
    <w:rPr>
      <w:rFonts w:ascii="Consolas" w:hAnsi="Consolas"/>
      <w:sz w:val="24"/>
      <w:szCs w:val="24"/>
    </w:rPr>
  </w:style>
  <w:style w:type="paragraph" w:styleId="HTMLPreformatted">
    <w:name w:val="HTML Preformatted"/>
    <w:basedOn w:val="Normal"/>
    <w:link w:val="HTMLPreformattedChar"/>
    <w:uiPriority w:val="99"/>
    <w:semiHidden/>
    <w:unhideWhenUsed/>
    <w:rsid w:val="0050318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03180"/>
    <w:rPr>
      <w:rFonts w:ascii="Consolas" w:hAnsi="Consolas"/>
      <w:sz w:val="20"/>
      <w:szCs w:val="20"/>
    </w:rPr>
  </w:style>
  <w:style w:type="character" w:styleId="HTMLKeyboard">
    <w:name w:val="HTML Keyboard"/>
    <w:basedOn w:val="DefaultParagraphFont"/>
    <w:uiPriority w:val="99"/>
    <w:semiHidden/>
    <w:unhideWhenUsed/>
    <w:rsid w:val="00503180"/>
    <w:rPr>
      <w:rFonts w:ascii="Consolas" w:hAnsi="Consolas"/>
      <w:sz w:val="20"/>
      <w:szCs w:val="20"/>
    </w:rPr>
  </w:style>
  <w:style w:type="character" w:styleId="HTMLDefinition">
    <w:name w:val="HTML Definition"/>
    <w:basedOn w:val="DefaultParagraphFont"/>
    <w:uiPriority w:val="99"/>
    <w:semiHidden/>
    <w:unhideWhenUsed/>
    <w:rsid w:val="00503180"/>
    <w:rPr>
      <w:i/>
      <w:iCs/>
    </w:rPr>
  </w:style>
  <w:style w:type="character" w:styleId="HTMLCode">
    <w:name w:val="HTML Code"/>
    <w:basedOn w:val="DefaultParagraphFont"/>
    <w:uiPriority w:val="99"/>
    <w:semiHidden/>
    <w:unhideWhenUsed/>
    <w:rsid w:val="00503180"/>
    <w:rPr>
      <w:rFonts w:ascii="Consolas" w:hAnsi="Consolas"/>
      <w:sz w:val="20"/>
      <w:szCs w:val="20"/>
    </w:rPr>
  </w:style>
  <w:style w:type="character" w:styleId="HTMLCite">
    <w:name w:val="HTML Cite"/>
    <w:basedOn w:val="DefaultParagraphFont"/>
    <w:uiPriority w:val="99"/>
    <w:semiHidden/>
    <w:unhideWhenUsed/>
    <w:rsid w:val="00503180"/>
    <w:rPr>
      <w:i/>
      <w:iCs/>
    </w:rPr>
  </w:style>
  <w:style w:type="paragraph" w:styleId="HTMLAddress">
    <w:name w:val="HTML Address"/>
    <w:basedOn w:val="Normal"/>
    <w:link w:val="HTMLAddressChar"/>
    <w:uiPriority w:val="99"/>
    <w:semiHidden/>
    <w:unhideWhenUsed/>
    <w:rsid w:val="00503180"/>
    <w:pPr>
      <w:spacing w:after="0" w:line="240" w:lineRule="auto"/>
    </w:pPr>
    <w:rPr>
      <w:i/>
      <w:iCs/>
    </w:rPr>
  </w:style>
  <w:style w:type="character" w:customStyle="1" w:styleId="HTMLAddressChar">
    <w:name w:val="HTML Address Char"/>
    <w:basedOn w:val="DefaultParagraphFont"/>
    <w:link w:val="HTMLAddress"/>
    <w:uiPriority w:val="99"/>
    <w:semiHidden/>
    <w:rsid w:val="00503180"/>
    <w:rPr>
      <w:i/>
      <w:iCs/>
    </w:rPr>
  </w:style>
  <w:style w:type="character" w:styleId="HTMLAcronym">
    <w:name w:val="HTML Acronym"/>
    <w:basedOn w:val="DefaultParagraphFont"/>
    <w:uiPriority w:val="99"/>
    <w:semiHidden/>
    <w:unhideWhenUsed/>
    <w:rsid w:val="00503180"/>
  </w:style>
  <w:style w:type="paragraph" w:styleId="NormalWeb">
    <w:name w:val="Normal (Web)"/>
    <w:basedOn w:val="Normal"/>
    <w:uiPriority w:val="99"/>
    <w:semiHidden/>
    <w:unhideWhenUsed/>
    <w:rsid w:val="00503180"/>
    <w:rPr>
      <w:rFonts w:ascii="Times New Roman" w:hAnsi="Times New Roman" w:cs="Times New Roman"/>
      <w:sz w:val="24"/>
      <w:szCs w:val="24"/>
    </w:rPr>
  </w:style>
  <w:style w:type="paragraph" w:styleId="PlainText">
    <w:name w:val="Plain Text"/>
    <w:basedOn w:val="Normal"/>
    <w:link w:val="PlainTextChar"/>
    <w:uiPriority w:val="99"/>
    <w:semiHidden/>
    <w:unhideWhenUsed/>
    <w:rsid w:val="0050318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503180"/>
    <w:rPr>
      <w:rFonts w:ascii="Consolas" w:hAnsi="Consolas"/>
      <w:sz w:val="21"/>
      <w:szCs w:val="21"/>
    </w:rPr>
  </w:style>
  <w:style w:type="paragraph" w:styleId="DocumentMap">
    <w:name w:val="Document Map"/>
    <w:basedOn w:val="Normal"/>
    <w:link w:val="DocumentMapChar"/>
    <w:uiPriority w:val="99"/>
    <w:semiHidden/>
    <w:unhideWhenUsed/>
    <w:rsid w:val="00503180"/>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503180"/>
    <w:rPr>
      <w:rFonts w:ascii="Segoe UI" w:hAnsi="Segoe UI" w:cs="Segoe UI"/>
      <w:sz w:val="16"/>
      <w:szCs w:val="16"/>
    </w:rPr>
  </w:style>
  <w:style w:type="character" w:styleId="Emphasis">
    <w:name w:val="Emphasis"/>
    <w:basedOn w:val="DefaultParagraphFont"/>
    <w:uiPriority w:val="20"/>
    <w:qFormat/>
    <w:rsid w:val="00503180"/>
    <w:rPr>
      <w:i/>
      <w:iCs/>
    </w:rPr>
  </w:style>
  <w:style w:type="character" w:styleId="Strong">
    <w:name w:val="Strong"/>
    <w:basedOn w:val="DefaultParagraphFont"/>
    <w:uiPriority w:val="22"/>
    <w:qFormat/>
    <w:rsid w:val="00503180"/>
    <w:rPr>
      <w:b/>
      <w:bCs/>
    </w:rPr>
  </w:style>
  <w:style w:type="character" w:styleId="FollowedHyperlink">
    <w:name w:val="FollowedHyperlink"/>
    <w:basedOn w:val="DefaultParagraphFont"/>
    <w:uiPriority w:val="99"/>
    <w:semiHidden/>
    <w:unhideWhenUsed/>
    <w:rsid w:val="00503180"/>
    <w:rPr>
      <w:color w:val="954F72" w:themeColor="followedHyperlink"/>
      <w:u w:val="single"/>
    </w:rPr>
  </w:style>
  <w:style w:type="character" w:styleId="Hyperlink">
    <w:name w:val="Hyperlink"/>
    <w:basedOn w:val="DefaultParagraphFont"/>
    <w:uiPriority w:val="99"/>
    <w:semiHidden/>
    <w:unhideWhenUsed/>
    <w:rsid w:val="00503180"/>
    <w:rPr>
      <w:color w:val="0563C1" w:themeColor="hyperlink"/>
      <w:u w:val="single"/>
    </w:rPr>
  </w:style>
  <w:style w:type="paragraph" w:styleId="BlockText">
    <w:name w:val="Block Text"/>
    <w:basedOn w:val="Normal"/>
    <w:uiPriority w:val="99"/>
    <w:semiHidden/>
    <w:unhideWhenUsed/>
    <w:rsid w:val="0050318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i/>
      <w:iCs/>
      <w:color w:val="4472C4" w:themeColor="accent1"/>
    </w:rPr>
  </w:style>
  <w:style w:type="paragraph" w:styleId="BodyTextIndent3">
    <w:name w:val="Body Text Indent 3"/>
    <w:basedOn w:val="Normal"/>
    <w:link w:val="BodyTextIndent3Char"/>
    <w:uiPriority w:val="99"/>
    <w:semiHidden/>
    <w:unhideWhenUsed/>
    <w:rsid w:val="0050318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03180"/>
    <w:rPr>
      <w:sz w:val="16"/>
      <w:szCs w:val="16"/>
    </w:rPr>
  </w:style>
  <w:style w:type="paragraph" w:styleId="BodyTextIndent2">
    <w:name w:val="Body Text Indent 2"/>
    <w:basedOn w:val="Normal"/>
    <w:link w:val="BodyTextIndent2Char"/>
    <w:uiPriority w:val="99"/>
    <w:semiHidden/>
    <w:unhideWhenUsed/>
    <w:rsid w:val="00503180"/>
    <w:pPr>
      <w:spacing w:after="120" w:line="480" w:lineRule="auto"/>
      <w:ind w:left="283"/>
    </w:pPr>
  </w:style>
  <w:style w:type="character" w:customStyle="1" w:styleId="BodyTextIndent2Char">
    <w:name w:val="Body Text Indent 2 Char"/>
    <w:basedOn w:val="DefaultParagraphFont"/>
    <w:link w:val="BodyTextIndent2"/>
    <w:uiPriority w:val="99"/>
    <w:semiHidden/>
    <w:rsid w:val="00503180"/>
  </w:style>
  <w:style w:type="paragraph" w:styleId="BodyText3">
    <w:name w:val="Body Text 3"/>
    <w:basedOn w:val="Normal"/>
    <w:link w:val="BodyText3Char"/>
    <w:uiPriority w:val="99"/>
    <w:semiHidden/>
    <w:unhideWhenUsed/>
    <w:rsid w:val="00503180"/>
    <w:pPr>
      <w:spacing w:after="120"/>
    </w:pPr>
    <w:rPr>
      <w:sz w:val="16"/>
      <w:szCs w:val="16"/>
    </w:rPr>
  </w:style>
  <w:style w:type="character" w:customStyle="1" w:styleId="BodyText3Char">
    <w:name w:val="Body Text 3 Char"/>
    <w:basedOn w:val="DefaultParagraphFont"/>
    <w:link w:val="BodyText3"/>
    <w:uiPriority w:val="99"/>
    <w:semiHidden/>
    <w:rsid w:val="00503180"/>
    <w:rPr>
      <w:sz w:val="16"/>
      <w:szCs w:val="16"/>
    </w:rPr>
  </w:style>
  <w:style w:type="paragraph" w:styleId="BodyText2">
    <w:name w:val="Body Text 2"/>
    <w:basedOn w:val="Normal"/>
    <w:link w:val="BodyText2Char"/>
    <w:uiPriority w:val="99"/>
    <w:semiHidden/>
    <w:unhideWhenUsed/>
    <w:rsid w:val="00503180"/>
    <w:pPr>
      <w:spacing w:after="120" w:line="480" w:lineRule="auto"/>
    </w:pPr>
  </w:style>
  <w:style w:type="character" w:customStyle="1" w:styleId="BodyText2Char">
    <w:name w:val="Body Text 2 Char"/>
    <w:basedOn w:val="DefaultParagraphFont"/>
    <w:link w:val="BodyText2"/>
    <w:uiPriority w:val="99"/>
    <w:semiHidden/>
    <w:rsid w:val="00503180"/>
  </w:style>
  <w:style w:type="paragraph" w:styleId="NoteHeading">
    <w:name w:val="Note Heading"/>
    <w:basedOn w:val="Normal"/>
    <w:next w:val="Normal"/>
    <w:link w:val="NoteHeadingChar"/>
    <w:uiPriority w:val="99"/>
    <w:semiHidden/>
    <w:unhideWhenUsed/>
    <w:rsid w:val="00503180"/>
    <w:pPr>
      <w:spacing w:after="0" w:line="240" w:lineRule="auto"/>
    </w:pPr>
  </w:style>
  <w:style w:type="character" w:customStyle="1" w:styleId="NoteHeadingChar">
    <w:name w:val="Note Heading Char"/>
    <w:basedOn w:val="DefaultParagraphFont"/>
    <w:link w:val="NoteHeading"/>
    <w:uiPriority w:val="99"/>
    <w:semiHidden/>
    <w:rsid w:val="00503180"/>
  </w:style>
  <w:style w:type="paragraph" w:styleId="BodyTextIndent">
    <w:name w:val="Body Text Indent"/>
    <w:basedOn w:val="Normal"/>
    <w:link w:val="BodyTextIndentChar"/>
    <w:uiPriority w:val="99"/>
    <w:semiHidden/>
    <w:unhideWhenUsed/>
    <w:rsid w:val="00503180"/>
    <w:pPr>
      <w:spacing w:after="120"/>
      <w:ind w:left="283"/>
    </w:pPr>
  </w:style>
  <w:style w:type="character" w:customStyle="1" w:styleId="BodyTextIndentChar">
    <w:name w:val="Body Text Indent Char"/>
    <w:basedOn w:val="DefaultParagraphFont"/>
    <w:link w:val="BodyTextIndent"/>
    <w:uiPriority w:val="99"/>
    <w:semiHidden/>
    <w:rsid w:val="00503180"/>
  </w:style>
  <w:style w:type="paragraph" w:styleId="BodyTextFirstIndent2">
    <w:name w:val="Body Text First Indent 2"/>
    <w:basedOn w:val="BodyTextIndent"/>
    <w:link w:val="BodyTextFirstIndent2Char"/>
    <w:uiPriority w:val="99"/>
    <w:semiHidden/>
    <w:unhideWhenUsed/>
    <w:rsid w:val="00503180"/>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503180"/>
  </w:style>
  <w:style w:type="paragraph" w:styleId="BodyText">
    <w:name w:val="Body Text"/>
    <w:basedOn w:val="Normal"/>
    <w:link w:val="BodyTextChar"/>
    <w:uiPriority w:val="99"/>
    <w:semiHidden/>
    <w:unhideWhenUsed/>
    <w:rsid w:val="00503180"/>
    <w:pPr>
      <w:spacing w:after="120"/>
    </w:pPr>
  </w:style>
  <w:style w:type="character" w:customStyle="1" w:styleId="BodyTextChar">
    <w:name w:val="Body Text Char"/>
    <w:basedOn w:val="DefaultParagraphFont"/>
    <w:link w:val="BodyText"/>
    <w:uiPriority w:val="99"/>
    <w:semiHidden/>
    <w:rsid w:val="00503180"/>
  </w:style>
  <w:style w:type="paragraph" w:styleId="BodyTextFirstIndent">
    <w:name w:val="Body Text First Indent"/>
    <w:basedOn w:val="BodyText"/>
    <w:link w:val="BodyTextFirstIndentChar"/>
    <w:uiPriority w:val="99"/>
    <w:semiHidden/>
    <w:unhideWhenUsed/>
    <w:rsid w:val="00503180"/>
    <w:pPr>
      <w:spacing w:after="160"/>
      <w:ind w:firstLine="360"/>
    </w:pPr>
  </w:style>
  <w:style w:type="character" w:customStyle="1" w:styleId="BodyTextFirstIndentChar">
    <w:name w:val="Body Text First Indent Char"/>
    <w:basedOn w:val="BodyTextChar"/>
    <w:link w:val="BodyTextFirstIndent"/>
    <w:uiPriority w:val="99"/>
    <w:semiHidden/>
    <w:rsid w:val="00503180"/>
  </w:style>
  <w:style w:type="paragraph" w:styleId="Date">
    <w:name w:val="Date"/>
    <w:basedOn w:val="Normal"/>
    <w:next w:val="Normal"/>
    <w:link w:val="DateChar"/>
    <w:uiPriority w:val="99"/>
    <w:semiHidden/>
    <w:unhideWhenUsed/>
    <w:rsid w:val="00503180"/>
  </w:style>
  <w:style w:type="character" w:customStyle="1" w:styleId="DateChar">
    <w:name w:val="Date Char"/>
    <w:basedOn w:val="DefaultParagraphFont"/>
    <w:link w:val="Date"/>
    <w:uiPriority w:val="99"/>
    <w:semiHidden/>
    <w:rsid w:val="00503180"/>
  </w:style>
  <w:style w:type="paragraph" w:styleId="Salutation">
    <w:name w:val="Salutation"/>
    <w:basedOn w:val="Normal"/>
    <w:next w:val="Normal"/>
    <w:link w:val="SalutationChar"/>
    <w:uiPriority w:val="99"/>
    <w:semiHidden/>
    <w:unhideWhenUsed/>
    <w:rsid w:val="00503180"/>
  </w:style>
  <w:style w:type="character" w:customStyle="1" w:styleId="SalutationChar">
    <w:name w:val="Salutation Char"/>
    <w:basedOn w:val="DefaultParagraphFont"/>
    <w:link w:val="Salutation"/>
    <w:uiPriority w:val="99"/>
    <w:semiHidden/>
    <w:rsid w:val="00503180"/>
  </w:style>
  <w:style w:type="paragraph" w:styleId="Subtitle">
    <w:name w:val="Subtitle"/>
    <w:basedOn w:val="Normal"/>
    <w:next w:val="Normal"/>
    <w:link w:val="SubtitleChar"/>
    <w:uiPriority w:val="11"/>
    <w:qFormat/>
    <w:rsid w:val="0050318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03180"/>
    <w:rPr>
      <w:color w:val="5A5A5A" w:themeColor="text1" w:themeTint="A5"/>
      <w:spacing w:val="15"/>
    </w:rPr>
  </w:style>
  <w:style w:type="paragraph" w:styleId="MessageHeader">
    <w:name w:val="Message Header"/>
    <w:basedOn w:val="Normal"/>
    <w:link w:val="MessageHeaderChar"/>
    <w:uiPriority w:val="99"/>
    <w:semiHidden/>
    <w:unhideWhenUsed/>
    <w:rsid w:val="0050318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03180"/>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503180"/>
    <w:pPr>
      <w:spacing w:after="120"/>
      <w:ind w:left="1415"/>
      <w:contextualSpacing/>
    </w:pPr>
  </w:style>
  <w:style w:type="paragraph" w:styleId="ListContinue4">
    <w:name w:val="List Continue 4"/>
    <w:basedOn w:val="Normal"/>
    <w:uiPriority w:val="99"/>
    <w:semiHidden/>
    <w:unhideWhenUsed/>
    <w:rsid w:val="00503180"/>
    <w:pPr>
      <w:spacing w:after="120"/>
      <w:ind w:left="1132"/>
      <w:contextualSpacing/>
    </w:pPr>
  </w:style>
  <w:style w:type="paragraph" w:styleId="ListContinue3">
    <w:name w:val="List Continue 3"/>
    <w:basedOn w:val="Normal"/>
    <w:uiPriority w:val="99"/>
    <w:semiHidden/>
    <w:unhideWhenUsed/>
    <w:rsid w:val="00503180"/>
    <w:pPr>
      <w:spacing w:after="120"/>
      <w:ind w:left="849"/>
      <w:contextualSpacing/>
    </w:pPr>
  </w:style>
  <w:style w:type="paragraph" w:styleId="ListContinue2">
    <w:name w:val="List Continue 2"/>
    <w:basedOn w:val="Normal"/>
    <w:uiPriority w:val="99"/>
    <w:semiHidden/>
    <w:unhideWhenUsed/>
    <w:rsid w:val="00503180"/>
    <w:pPr>
      <w:spacing w:after="120"/>
      <w:ind w:left="566"/>
      <w:contextualSpacing/>
    </w:pPr>
  </w:style>
  <w:style w:type="paragraph" w:styleId="ListContinue">
    <w:name w:val="List Continue"/>
    <w:basedOn w:val="Normal"/>
    <w:uiPriority w:val="99"/>
    <w:semiHidden/>
    <w:unhideWhenUsed/>
    <w:rsid w:val="00503180"/>
    <w:pPr>
      <w:spacing w:after="120"/>
      <w:ind w:left="283"/>
      <w:contextualSpacing/>
    </w:pPr>
  </w:style>
  <w:style w:type="paragraph" w:styleId="Signature">
    <w:name w:val="Signature"/>
    <w:basedOn w:val="Normal"/>
    <w:link w:val="SignatureChar"/>
    <w:uiPriority w:val="99"/>
    <w:semiHidden/>
    <w:unhideWhenUsed/>
    <w:rsid w:val="00503180"/>
    <w:pPr>
      <w:spacing w:after="0" w:line="240" w:lineRule="auto"/>
      <w:ind w:left="4252"/>
    </w:pPr>
  </w:style>
  <w:style w:type="character" w:customStyle="1" w:styleId="SignatureChar">
    <w:name w:val="Signature Char"/>
    <w:basedOn w:val="DefaultParagraphFont"/>
    <w:link w:val="Signature"/>
    <w:uiPriority w:val="99"/>
    <w:semiHidden/>
    <w:rsid w:val="00503180"/>
  </w:style>
  <w:style w:type="paragraph" w:styleId="Closing">
    <w:name w:val="Closing"/>
    <w:basedOn w:val="Normal"/>
    <w:link w:val="ClosingChar"/>
    <w:uiPriority w:val="99"/>
    <w:semiHidden/>
    <w:unhideWhenUsed/>
    <w:rsid w:val="00503180"/>
    <w:pPr>
      <w:spacing w:after="0" w:line="240" w:lineRule="auto"/>
      <w:ind w:left="4252"/>
    </w:pPr>
  </w:style>
  <w:style w:type="character" w:customStyle="1" w:styleId="ClosingChar">
    <w:name w:val="Closing Char"/>
    <w:basedOn w:val="DefaultParagraphFont"/>
    <w:link w:val="Closing"/>
    <w:uiPriority w:val="99"/>
    <w:semiHidden/>
    <w:rsid w:val="00503180"/>
  </w:style>
  <w:style w:type="paragraph" w:styleId="Title">
    <w:name w:val="Title"/>
    <w:basedOn w:val="Normal"/>
    <w:next w:val="Normal"/>
    <w:link w:val="TitleChar"/>
    <w:uiPriority w:val="10"/>
    <w:qFormat/>
    <w:rsid w:val="005031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3180"/>
    <w:rPr>
      <w:rFonts w:asciiTheme="majorHAnsi" w:eastAsiaTheme="majorEastAsia" w:hAnsiTheme="majorHAnsi" w:cstheme="majorBidi"/>
      <w:spacing w:val="-10"/>
      <w:kern w:val="28"/>
      <w:sz w:val="56"/>
      <w:szCs w:val="56"/>
    </w:rPr>
  </w:style>
  <w:style w:type="paragraph" w:styleId="ListNumber5">
    <w:name w:val="List Number 5"/>
    <w:basedOn w:val="Normal"/>
    <w:uiPriority w:val="99"/>
    <w:semiHidden/>
    <w:unhideWhenUsed/>
    <w:rsid w:val="00503180"/>
    <w:pPr>
      <w:numPr>
        <w:numId w:val="2"/>
      </w:numPr>
      <w:contextualSpacing/>
    </w:pPr>
  </w:style>
  <w:style w:type="paragraph" w:styleId="ListNumber4">
    <w:name w:val="List Number 4"/>
    <w:basedOn w:val="Normal"/>
    <w:uiPriority w:val="99"/>
    <w:semiHidden/>
    <w:unhideWhenUsed/>
    <w:rsid w:val="00503180"/>
    <w:pPr>
      <w:numPr>
        <w:numId w:val="3"/>
      </w:numPr>
      <w:contextualSpacing/>
    </w:pPr>
  </w:style>
  <w:style w:type="paragraph" w:styleId="ListNumber3">
    <w:name w:val="List Number 3"/>
    <w:basedOn w:val="Normal"/>
    <w:uiPriority w:val="99"/>
    <w:semiHidden/>
    <w:unhideWhenUsed/>
    <w:rsid w:val="00503180"/>
    <w:pPr>
      <w:numPr>
        <w:numId w:val="4"/>
      </w:numPr>
      <w:contextualSpacing/>
    </w:pPr>
  </w:style>
  <w:style w:type="paragraph" w:styleId="ListNumber2">
    <w:name w:val="List Number 2"/>
    <w:basedOn w:val="Normal"/>
    <w:uiPriority w:val="99"/>
    <w:semiHidden/>
    <w:unhideWhenUsed/>
    <w:rsid w:val="00503180"/>
    <w:pPr>
      <w:numPr>
        <w:numId w:val="5"/>
      </w:numPr>
      <w:contextualSpacing/>
    </w:pPr>
  </w:style>
  <w:style w:type="paragraph" w:styleId="ListBullet5">
    <w:name w:val="List Bullet 5"/>
    <w:basedOn w:val="Normal"/>
    <w:uiPriority w:val="99"/>
    <w:semiHidden/>
    <w:unhideWhenUsed/>
    <w:rsid w:val="00503180"/>
    <w:pPr>
      <w:numPr>
        <w:numId w:val="6"/>
      </w:numPr>
      <w:contextualSpacing/>
    </w:pPr>
  </w:style>
  <w:style w:type="paragraph" w:styleId="ListBullet4">
    <w:name w:val="List Bullet 4"/>
    <w:basedOn w:val="Normal"/>
    <w:uiPriority w:val="99"/>
    <w:semiHidden/>
    <w:unhideWhenUsed/>
    <w:rsid w:val="00503180"/>
    <w:pPr>
      <w:numPr>
        <w:numId w:val="7"/>
      </w:numPr>
      <w:contextualSpacing/>
    </w:pPr>
  </w:style>
  <w:style w:type="paragraph" w:styleId="ListBullet3">
    <w:name w:val="List Bullet 3"/>
    <w:basedOn w:val="Normal"/>
    <w:uiPriority w:val="99"/>
    <w:semiHidden/>
    <w:unhideWhenUsed/>
    <w:rsid w:val="00503180"/>
    <w:pPr>
      <w:numPr>
        <w:numId w:val="8"/>
      </w:numPr>
      <w:contextualSpacing/>
    </w:pPr>
  </w:style>
  <w:style w:type="paragraph" w:styleId="ListBullet2">
    <w:name w:val="List Bullet 2"/>
    <w:basedOn w:val="Normal"/>
    <w:uiPriority w:val="99"/>
    <w:semiHidden/>
    <w:unhideWhenUsed/>
    <w:rsid w:val="00503180"/>
    <w:pPr>
      <w:numPr>
        <w:numId w:val="9"/>
      </w:numPr>
      <w:contextualSpacing/>
    </w:pPr>
  </w:style>
  <w:style w:type="paragraph" w:styleId="List5">
    <w:name w:val="List 5"/>
    <w:basedOn w:val="Normal"/>
    <w:uiPriority w:val="99"/>
    <w:semiHidden/>
    <w:unhideWhenUsed/>
    <w:rsid w:val="00503180"/>
    <w:pPr>
      <w:ind w:left="1415" w:hanging="283"/>
      <w:contextualSpacing/>
    </w:pPr>
  </w:style>
  <w:style w:type="paragraph" w:styleId="List4">
    <w:name w:val="List 4"/>
    <w:basedOn w:val="Normal"/>
    <w:uiPriority w:val="99"/>
    <w:semiHidden/>
    <w:unhideWhenUsed/>
    <w:rsid w:val="00503180"/>
    <w:pPr>
      <w:ind w:left="1132" w:hanging="283"/>
      <w:contextualSpacing/>
    </w:pPr>
  </w:style>
  <w:style w:type="paragraph" w:styleId="List3">
    <w:name w:val="List 3"/>
    <w:basedOn w:val="Normal"/>
    <w:uiPriority w:val="99"/>
    <w:semiHidden/>
    <w:unhideWhenUsed/>
    <w:rsid w:val="00503180"/>
    <w:pPr>
      <w:ind w:left="849" w:hanging="283"/>
      <w:contextualSpacing/>
    </w:pPr>
  </w:style>
  <w:style w:type="paragraph" w:styleId="List2">
    <w:name w:val="List 2"/>
    <w:basedOn w:val="Normal"/>
    <w:uiPriority w:val="99"/>
    <w:semiHidden/>
    <w:unhideWhenUsed/>
    <w:rsid w:val="00503180"/>
    <w:pPr>
      <w:ind w:left="566" w:hanging="283"/>
      <w:contextualSpacing/>
    </w:pPr>
  </w:style>
  <w:style w:type="paragraph" w:styleId="ListNumber">
    <w:name w:val="List Number"/>
    <w:basedOn w:val="Normal"/>
    <w:uiPriority w:val="99"/>
    <w:semiHidden/>
    <w:unhideWhenUsed/>
    <w:rsid w:val="00503180"/>
    <w:pPr>
      <w:numPr>
        <w:numId w:val="10"/>
      </w:numPr>
      <w:contextualSpacing/>
    </w:pPr>
  </w:style>
  <w:style w:type="paragraph" w:styleId="ListBullet">
    <w:name w:val="List Bullet"/>
    <w:basedOn w:val="Normal"/>
    <w:uiPriority w:val="99"/>
    <w:semiHidden/>
    <w:unhideWhenUsed/>
    <w:rsid w:val="00503180"/>
    <w:pPr>
      <w:numPr>
        <w:numId w:val="11"/>
      </w:numPr>
      <w:contextualSpacing/>
    </w:pPr>
  </w:style>
  <w:style w:type="paragraph" w:styleId="List">
    <w:name w:val="List"/>
    <w:basedOn w:val="Normal"/>
    <w:uiPriority w:val="99"/>
    <w:semiHidden/>
    <w:unhideWhenUsed/>
    <w:rsid w:val="00503180"/>
    <w:pPr>
      <w:ind w:left="283" w:hanging="283"/>
      <w:contextualSpacing/>
    </w:pPr>
  </w:style>
  <w:style w:type="paragraph" w:styleId="TOAHeading">
    <w:name w:val="toa heading"/>
    <w:basedOn w:val="Normal"/>
    <w:next w:val="Normal"/>
    <w:uiPriority w:val="99"/>
    <w:semiHidden/>
    <w:unhideWhenUsed/>
    <w:rsid w:val="00503180"/>
    <w:pPr>
      <w:spacing w:before="120"/>
    </w:pPr>
    <w:rPr>
      <w:rFonts w:asciiTheme="majorHAnsi" w:eastAsiaTheme="majorEastAsia" w:hAnsiTheme="majorHAnsi" w:cstheme="majorBidi"/>
      <w:b/>
      <w:bCs/>
      <w:sz w:val="24"/>
      <w:szCs w:val="24"/>
    </w:rPr>
  </w:style>
  <w:style w:type="paragraph" w:styleId="MacroText">
    <w:name w:val="macro"/>
    <w:link w:val="MacroTextChar"/>
    <w:uiPriority w:val="99"/>
    <w:semiHidden/>
    <w:unhideWhenUsed/>
    <w:rsid w:val="0050318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503180"/>
    <w:rPr>
      <w:rFonts w:ascii="Consolas" w:hAnsi="Consolas"/>
      <w:sz w:val="20"/>
      <w:szCs w:val="20"/>
    </w:rPr>
  </w:style>
  <w:style w:type="paragraph" w:styleId="TableofAuthorities">
    <w:name w:val="table of authorities"/>
    <w:basedOn w:val="Normal"/>
    <w:next w:val="Normal"/>
    <w:uiPriority w:val="99"/>
    <w:semiHidden/>
    <w:unhideWhenUsed/>
    <w:rsid w:val="00503180"/>
    <w:pPr>
      <w:spacing w:after="0"/>
      <w:ind w:left="220" w:hanging="220"/>
    </w:pPr>
  </w:style>
  <w:style w:type="paragraph" w:styleId="EndnoteText">
    <w:name w:val="endnote text"/>
    <w:basedOn w:val="Normal"/>
    <w:link w:val="EndnoteTextChar"/>
    <w:uiPriority w:val="99"/>
    <w:semiHidden/>
    <w:unhideWhenUsed/>
    <w:rsid w:val="0050318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03180"/>
    <w:rPr>
      <w:sz w:val="20"/>
      <w:szCs w:val="20"/>
    </w:rPr>
  </w:style>
  <w:style w:type="character" w:styleId="EndnoteReference">
    <w:name w:val="endnote reference"/>
    <w:basedOn w:val="DefaultParagraphFont"/>
    <w:uiPriority w:val="99"/>
    <w:semiHidden/>
    <w:unhideWhenUsed/>
    <w:rsid w:val="00503180"/>
    <w:rPr>
      <w:vertAlign w:val="superscript"/>
    </w:rPr>
  </w:style>
  <w:style w:type="character" w:styleId="PageNumber">
    <w:name w:val="page number"/>
    <w:basedOn w:val="DefaultParagraphFont"/>
    <w:uiPriority w:val="99"/>
    <w:semiHidden/>
    <w:unhideWhenUsed/>
    <w:rsid w:val="00503180"/>
  </w:style>
  <w:style w:type="character" w:styleId="LineNumber">
    <w:name w:val="line number"/>
    <w:basedOn w:val="DefaultParagraphFont"/>
    <w:uiPriority w:val="99"/>
    <w:semiHidden/>
    <w:unhideWhenUsed/>
    <w:rsid w:val="00503180"/>
  </w:style>
  <w:style w:type="character" w:styleId="CommentReference">
    <w:name w:val="annotation reference"/>
    <w:basedOn w:val="DefaultParagraphFont"/>
    <w:uiPriority w:val="99"/>
    <w:semiHidden/>
    <w:unhideWhenUsed/>
    <w:rsid w:val="00503180"/>
    <w:rPr>
      <w:sz w:val="16"/>
      <w:szCs w:val="16"/>
    </w:rPr>
  </w:style>
  <w:style w:type="character" w:styleId="FootnoteReference">
    <w:name w:val="footnote reference"/>
    <w:basedOn w:val="DefaultParagraphFont"/>
    <w:uiPriority w:val="99"/>
    <w:semiHidden/>
    <w:unhideWhenUsed/>
    <w:rsid w:val="00503180"/>
    <w:rPr>
      <w:vertAlign w:val="superscript"/>
    </w:rPr>
  </w:style>
  <w:style w:type="paragraph" w:styleId="EnvelopeReturn">
    <w:name w:val="envelope return"/>
    <w:basedOn w:val="Normal"/>
    <w:uiPriority w:val="99"/>
    <w:semiHidden/>
    <w:unhideWhenUsed/>
    <w:rsid w:val="00503180"/>
    <w:pPr>
      <w:spacing w:after="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50318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TableofFigures">
    <w:name w:val="table of figures"/>
    <w:basedOn w:val="Normal"/>
    <w:next w:val="Normal"/>
    <w:uiPriority w:val="99"/>
    <w:semiHidden/>
    <w:unhideWhenUsed/>
    <w:rsid w:val="00503180"/>
    <w:pPr>
      <w:spacing w:after="0"/>
    </w:pPr>
  </w:style>
  <w:style w:type="paragraph" w:styleId="Caption">
    <w:name w:val="caption"/>
    <w:basedOn w:val="Normal"/>
    <w:next w:val="Normal"/>
    <w:uiPriority w:val="35"/>
    <w:semiHidden/>
    <w:unhideWhenUsed/>
    <w:qFormat/>
    <w:rsid w:val="00503180"/>
    <w:pPr>
      <w:spacing w:after="200" w:line="240" w:lineRule="auto"/>
    </w:pPr>
    <w:rPr>
      <w:i/>
      <w:iCs/>
      <w:color w:val="44546A" w:themeColor="text2"/>
      <w:sz w:val="18"/>
      <w:szCs w:val="18"/>
    </w:rPr>
  </w:style>
  <w:style w:type="paragraph" w:styleId="Index1">
    <w:name w:val="index 1"/>
    <w:basedOn w:val="Normal"/>
    <w:next w:val="Normal"/>
    <w:autoRedefine/>
    <w:uiPriority w:val="99"/>
    <w:semiHidden/>
    <w:unhideWhenUsed/>
    <w:rsid w:val="00503180"/>
    <w:pPr>
      <w:spacing w:after="0" w:line="240" w:lineRule="auto"/>
      <w:ind w:left="220" w:hanging="220"/>
    </w:pPr>
  </w:style>
  <w:style w:type="paragraph" w:styleId="IndexHeading">
    <w:name w:val="index heading"/>
    <w:basedOn w:val="Normal"/>
    <w:next w:val="Index1"/>
    <w:uiPriority w:val="99"/>
    <w:semiHidden/>
    <w:unhideWhenUsed/>
    <w:rsid w:val="00503180"/>
    <w:rPr>
      <w:rFonts w:asciiTheme="majorHAnsi" w:eastAsiaTheme="majorEastAsia" w:hAnsiTheme="majorHAnsi" w:cstheme="majorBidi"/>
      <w:b/>
      <w:bCs/>
    </w:rPr>
  </w:style>
  <w:style w:type="paragraph" w:styleId="CommentText">
    <w:name w:val="annotation text"/>
    <w:basedOn w:val="Normal"/>
    <w:link w:val="CommentTextChar"/>
    <w:uiPriority w:val="99"/>
    <w:unhideWhenUsed/>
    <w:rsid w:val="00503180"/>
    <w:pPr>
      <w:spacing w:line="240" w:lineRule="auto"/>
    </w:pPr>
    <w:rPr>
      <w:sz w:val="20"/>
      <w:szCs w:val="20"/>
    </w:rPr>
  </w:style>
  <w:style w:type="character" w:customStyle="1" w:styleId="CommentTextChar">
    <w:name w:val="Comment Text Char"/>
    <w:basedOn w:val="DefaultParagraphFont"/>
    <w:link w:val="CommentText"/>
    <w:uiPriority w:val="99"/>
    <w:rsid w:val="00503180"/>
    <w:rPr>
      <w:sz w:val="20"/>
      <w:szCs w:val="20"/>
    </w:rPr>
  </w:style>
  <w:style w:type="paragraph" w:styleId="FootnoteText">
    <w:name w:val="footnote text"/>
    <w:basedOn w:val="Normal"/>
    <w:link w:val="FootnoteTextChar"/>
    <w:uiPriority w:val="99"/>
    <w:semiHidden/>
    <w:unhideWhenUsed/>
    <w:rsid w:val="0050318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03180"/>
    <w:rPr>
      <w:sz w:val="20"/>
      <w:szCs w:val="20"/>
    </w:rPr>
  </w:style>
  <w:style w:type="paragraph" w:styleId="NormalIndent">
    <w:name w:val="Normal Indent"/>
    <w:basedOn w:val="Normal"/>
    <w:uiPriority w:val="99"/>
    <w:semiHidden/>
    <w:unhideWhenUsed/>
    <w:rsid w:val="00503180"/>
    <w:pPr>
      <w:ind w:left="720"/>
    </w:pPr>
  </w:style>
  <w:style w:type="paragraph" w:styleId="TOC9">
    <w:name w:val="toc 9"/>
    <w:basedOn w:val="Normal"/>
    <w:next w:val="Normal"/>
    <w:autoRedefine/>
    <w:uiPriority w:val="39"/>
    <w:semiHidden/>
    <w:unhideWhenUsed/>
    <w:rsid w:val="00503180"/>
    <w:pPr>
      <w:spacing w:after="100"/>
      <w:ind w:left="1760"/>
    </w:pPr>
  </w:style>
  <w:style w:type="paragraph" w:styleId="TOC8">
    <w:name w:val="toc 8"/>
    <w:basedOn w:val="Normal"/>
    <w:next w:val="Normal"/>
    <w:autoRedefine/>
    <w:uiPriority w:val="39"/>
    <w:semiHidden/>
    <w:unhideWhenUsed/>
    <w:rsid w:val="00503180"/>
    <w:pPr>
      <w:spacing w:after="100"/>
      <w:ind w:left="1540"/>
    </w:pPr>
  </w:style>
  <w:style w:type="paragraph" w:styleId="TOC7">
    <w:name w:val="toc 7"/>
    <w:basedOn w:val="Normal"/>
    <w:next w:val="Normal"/>
    <w:autoRedefine/>
    <w:uiPriority w:val="39"/>
    <w:semiHidden/>
    <w:unhideWhenUsed/>
    <w:rsid w:val="00503180"/>
    <w:pPr>
      <w:spacing w:after="100"/>
      <w:ind w:left="1320"/>
    </w:pPr>
  </w:style>
  <w:style w:type="paragraph" w:styleId="TOC6">
    <w:name w:val="toc 6"/>
    <w:basedOn w:val="Normal"/>
    <w:next w:val="Normal"/>
    <w:autoRedefine/>
    <w:uiPriority w:val="39"/>
    <w:semiHidden/>
    <w:unhideWhenUsed/>
    <w:rsid w:val="00503180"/>
    <w:pPr>
      <w:spacing w:after="100"/>
      <w:ind w:left="1100"/>
    </w:pPr>
  </w:style>
  <w:style w:type="paragraph" w:styleId="TOC5">
    <w:name w:val="toc 5"/>
    <w:basedOn w:val="Normal"/>
    <w:next w:val="Normal"/>
    <w:autoRedefine/>
    <w:uiPriority w:val="39"/>
    <w:semiHidden/>
    <w:unhideWhenUsed/>
    <w:rsid w:val="00503180"/>
    <w:pPr>
      <w:spacing w:after="100"/>
      <w:ind w:left="880"/>
    </w:pPr>
  </w:style>
  <w:style w:type="paragraph" w:styleId="TOC4">
    <w:name w:val="toc 4"/>
    <w:basedOn w:val="Normal"/>
    <w:next w:val="Normal"/>
    <w:autoRedefine/>
    <w:uiPriority w:val="39"/>
    <w:semiHidden/>
    <w:unhideWhenUsed/>
    <w:rsid w:val="00503180"/>
    <w:pPr>
      <w:spacing w:after="100"/>
      <w:ind w:left="660"/>
    </w:pPr>
  </w:style>
  <w:style w:type="paragraph" w:styleId="TOC3">
    <w:name w:val="toc 3"/>
    <w:basedOn w:val="Normal"/>
    <w:next w:val="Normal"/>
    <w:autoRedefine/>
    <w:uiPriority w:val="39"/>
    <w:semiHidden/>
    <w:unhideWhenUsed/>
    <w:rsid w:val="00503180"/>
    <w:pPr>
      <w:spacing w:after="100"/>
      <w:ind w:left="440"/>
    </w:pPr>
  </w:style>
  <w:style w:type="paragraph" w:styleId="TOC2">
    <w:name w:val="toc 2"/>
    <w:basedOn w:val="Normal"/>
    <w:next w:val="Normal"/>
    <w:autoRedefine/>
    <w:uiPriority w:val="39"/>
    <w:semiHidden/>
    <w:unhideWhenUsed/>
    <w:rsid w:val="00503180"/>
    <w:pPr>
      <w:spacing w:after="100"/>
      <w:ind w:left="220"/>
    </w:pPr>
  </w:style>
  <w:style w:type="paragraph" w:styleId="TOC1">
    <w:name w:val="toc 1"/>
    <w:basedOn w:val="Normal"/>
    <w:next w:val="Normal"/>
    <w:autoRedefine/>
    <w:uiPriority w:val="39"/>
    <w:semiHidden/>
    <w:unhideWhenUsed/>
    <w:rsid w:val="00503180"/>
    <w:pPr>
      <w:spacing w:after="100"/>
    </w:pPr>
  </w:style>
  <w:style w:type="paragraph" w:styleId="Index9">
    <w:name w:val="index 9"/>
    <w:basedOn w:val="Normal"/>
    <w:next w:val="Normal"/>
    <w:autoRedefine/>
    <w:uiPriority w:val="99"/>
    <w:semiHidden/>
    <w:unhideWhenUsed/>
    <w:rsid w:val="00503180"/>
    <w:pPr>
      <w:spacing w:after="0" w:line="240" w:lineRule="auto"/>
      <w:ind w:left="1980" w:hanging="220"/>
    </w:pPr>
  </w:style>
  <w:style w:type="paragraph" w:styleId="Index8">
    <w:name w:val="index 8"/>
    <w:basedOn w:val="Normal"/>
    <w:next w:val="Normal"/>
    <w:autoRedefine/>
    <w:uiPriority w:val="99"/>
    <w:semiHidden/>
    <w:unhideWhenUsed/>
    <w:rsid w:val="00503180"/>
    <w:pPr>
      <w:spacing w:after="0" w:line="240" w:lineRule="auto"/>
      <w:ind w:left="1760" w:hanging="220"/>
    </w:pPr>
  </w:style>
  <w:style w:type="paragraph" w:styleId="Index7">
    <w:name w:val="index 7"/>
    <w:basedOn w:val="Normal"/>
    <w:next w:val="Normal"/>
    <w:autoRedefine/>
    <w:uiPriority w:val="99"/>
    <w:semiHidden/>
    <w:unhideWhenUsed/>
    <w:rsid w:val="00503180"/>
    <w:pPr>
      <w:spacing w:after="0" w:line="240" w:lineRule="auto"/>
      <w:ind w:left="1540" w:hanging="220"/>
    </w:pPr>
  </w:style>
  <w:style w:type="paragraph" w:styleId="Index6">
    <w:name w:val="index 6"/>
    <w:basedOn w:val="Normal"/>
    <w:next w:val="Normal"/>
    <w:autoRedefine/>
    <w:uiPriority w:val="99"/>
    <w:semiHidden/>
    <w:unhideWhenUsed/>
    <w:rsid w:val="00503180"/>
    <w:pPr>
      <w:spacing w:after="0" w:line="240" w:lineRule="auto"/>
      <w:ind w:left="1320" w:hanging="220"/>
    </w:pPr>
  </w:style>
  <w:style w:type="paragraph" w:styleId="Index5">
    <w:name w:val="index 5"/>
    <w:basedOn w:val="Normal"/>
    <w:next w:val="Normal"/>
    <w:autoRedefine/>
    <w:uiPriority w:val="99"/>
    <w:semiHidden/>
    <w:unhideWhenUsed/>
    <w:rsid w:val="00503180"/>
    <w:pPr>
      <w:spacing w:after="0" w:line="240" w:lineRule="auto"/>
      <w:ind w:left="1100" w:hanging="220"/>
    </w:pPr>
  </w:style>
  <w:style w:type="paragraph" w:styleId="Index4">
    <w:name w:val="index 4"/>
    <w:basedOn w:val="Normal"/>
    <w:next w:val="Normal"/>
    <w:autoRedefine/>
    <w:uiPriority w:val="99"/>
    <w:semiHidden/>
    <w:unhideWhenUsed/>
    <w:rsid w:val="00503180"/>
    <w:pPr>
      <w:spacing w:after="0" w:line="240" w:lineRule="auto"/>
      <w:ind w:left="880" w:hanging="220"/>
    </w:pPr>
  </w:style>
  <w:style w:type="paragraph" w:styleId="Index3">
    <w:name w:val="index 3"/>
    <w:basedOn w:val="Normal"/>
    <w:next w:val="Normal"/>
    <w:autoRedefine/>
    <w:uiPriority w:val="99"/>
    <w:semiHidden/>
    <w:unhideWhenUsed/>
    <w:rsid w:val="00503180"/>
    <w:pPr>
      <w:spacing w:after="0" w:line="240" w:lineRule="auto"/>
      <w:ind w:left="660" w:hanging="220"/>
    </w:pPr>
  </w:style>
  <w:style w:type="paragraph" w:styleId="Index2">
    <w:name w:val="index 2"/>
    <w:basedOn w:val="Normal"/>
    <w:next w:val="Normal"/>
    <w:autoRedefine/>
    <w:uiPriority w:val="99"/>
    <w:semiHidden/>
    <w:unhideWhenUsed/>
    <w:rsid w:val="00503180"/>
    <w:pPr>
      <w:spacing w:after="0" w:line="240" w:lineRule="auto"/>
      <w:ind w:left="440" w:hanging="220"/>
    </w:pPr>
  </w:style>
  <w:style w:type="paragraph" w:styleId="Revision">
    <w:name w:val="Revision"/>
    <w:hidden/>
    <w:uiPriority w:val="99"/>
    <w:semiHidden/>
    <w:rsid w:val="00DB12DD"/>
    <w:pPr>
      <w:spacing w:after="0" w:line="240" w:lineRule="auto"/>
    </w:pPr>
  </w:style>
  <w:style w:type="paragraph" w:styleId="CommentSubject">
    <w:name w:val="annotation subject"/>
    <w:basedOn w:val="CommentText"/>
    <w:next w:val="CommentText"/>
    <w:link w:val="CommentSubjectChar"/>
    <w:uiPriority w:val="99"/>
    <w:semiHidden/>
    <w:unhideWhenUsed/>
    <w:rsid w:val="003545F5"/>
    <w:rPr>
      <w:b/>
      <w:bCs/>
    </w:rPr>
  </w:style>
  <w:style w:type="character" w:customStyle="1" w:styleId="CommentSubjectChar">
    <w:name w:val="Comment Subject Char"/>
    <w:basedOn w:val="CommentTextChar"/>
    <w:link w:val="CommentSubject"/>
    <w:uiPriority w:val="99"/>
    <w:semiHidden/>
    <w:rsid w:val="003545F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836137">
      <w:bodyDiv w:val="1"/>
      <w:marLeft w:val="0"/>
      <w:marRight w:val="0"/>
      <w:marTop w:val="0"/>
      <w:marBottom w:val="0"/>
      <w:divBdr>
        <w:top w:val="none" w:sz="0" w:space="0" w:color="auto"/>
        <w:left w:val="none" w:sz="0" w:space="0" w:color="auto"/>
        <w:bottom w:val="none" w:sz="0" w:space="0" w:color="auto"/>
        <w:right w:val="none" w:sz="0" w:space="0" w:color="auto"/>
      </w:divBdr>
      <w:divsChild>
        <w:div w:id="1887134243">
          <w:marLeft w:val="0"/>
          <w:marRight w:val="0"/>
          <w:marTop w:val="0"/>
          <w:marBottom w:val="0"/>
          <w:divBdr>
            <w:top w:val="none" w:sz="0" w:space="0" w:color="auto"/>
            <w:left w:val="none" w:sz="0" w:space="0" w:color="auto"/>
            <w:bottom w:val="none" w:sz="0" w:space="0" w:color="auto"/>
            <w:right w:val="none" w:sz="0" w:space="0" w:color="auto"/>
          </w:divBdr>
          <w:divsChild>
            <w:div w:id="734936551">
              <w:marLeft w:val="0"/>
              <w:marRight w:val="0"/>
              <w:marTop w:val="0"/>
              <w:marBottom w:val="0"/>
              <w:divBdr>
                <w:top w:val="none" w:sz="0" w:space="0" w:color="auto"/>
                <w:left w:val="none" w:sz="0" w:space="0" w:color="auto"/>
                <w:bottom w:val="none" w:sz="0" w:space="0" w:color="auto"/>
                <w:right w:val="none" w:sz="0" w:space="0" w:color="auto"/>
              </w:divBdr>
              <w:divsChild>
                <w:div w:id="1403062517">
                  <w:marLeft w:val="0"/>
                  <w:marRight w:val="0"/>
                  <w:marTop w:val="0"/>
                  <w:marBottom w:val="0"/>
                  <w:divBdr>
                    <w:top w:val="none" w:sz="0" w:space="0" w:color="auto"/>
                    <w:left w:val="none" w:sz="0" w:space="0" w:color="auto"/>
                    <w:bottom w:val="none" w:sz="0" w:space="0" w:color="auto"/>
                    <w:right w:val="none" w:sz="0" w:space="0" w:color="auto"/>
                  </w:divBdr>
                  <w:divsChild>
                    <w:div w:id="1264654763">
                      <w:marLeft w:val="0"/>
                      <w:marRight w:val="0"/>
                      <w:marTop w:val="0"/>
                      <w:marBottom w:val="0"/>
                      <w:divBdr>
                        <w:top w:val="none" w:sz="0" w:space="0" w:color="auto"/>
                        <w:left w:val="none" w:sz="0" w:space="0" w:color="auto"/>
                        <w:bottom w:val="none" w:sz="0" w:space="0" w:color="auto"/>
                        <w:right w:val="none" w:sz="0" w:space="0" w:color="auto"/>
                      </w:divBdr>
                      <w:divsChild>
                        <w:div w:id="1784497522">
                          <w:marLeft w:val="0"/>
                          <w:marRight w:val="0"/>
                          <w:marTop w:val="0"/>
                          <w:marBottom w:val="0"/>
                          <w:divBdr>
                            <w:top w:val="none" w:sz="0" w:space="0" w:color="auto"/>
                            <w:left w:val="none" w:sz="0" w:space="0" w:color="auto"/>
                            <w:bottom w:val="none" w:sz="0" w:space="0" w:color="auto"/>
                            <w:right w:val="none" w:sz="0" w:space="0" w:color="auto"/>
                          </w:divBdr>
                          <w:divsChild>
                            <w:div w:id="194851433">
                              <w:marLeft w:val="0"/>
                              <w:marRight w:val="0"/>
                              <w:marTop w:val="0"/>
                              <w:marBottom w:val="0"/>
                              <w:divBdr>
                                <w:top w:val="none" w:sz="0" w:space="0" w:color="auto"/>
                                <w:left w:val="none" w:sz="0" w:space="0" w:color="auto"/>
                                <w:bottom w:val="none" w:sz="0" w:space="0" w:color="auto"/>
                                <w:right w:val="none" w:sz="0" w:space="0" w:color="auto"/>
                              </w:divBdr>
                              <w:divsChild>
                                <w:div w:id="1638534602">
                                  <w:marLeft w:val="0"/>
                                  <w:marRight w:val="0"/>
                                  <w:marTop w:val="0"/>
                                  <w:marBottom w:val="0"/>
                                  <w:divBdr>
                                    <w:top w:val="none" w:sz="0" w:space="0" w:color="auto"/>
                                    <w:left w:val="none" w:sz="0" w:space="0" w:color="auto"/>
                                    <w:bottom w:val="none" w:sz="0" w:space="0" w:color="auto"/>
                                    <w:right w:val="none" w:sz="0" w:space="0" w:color="auto"/>
                                  </w:divBdr>
                                  <w:divsChild>
                                    <w:div w:id="235673729">
                                      <w:marLeft w:val="0"/>
                                      <w:marRight w:val="0"/>
                                      <w:marTop w:val="0"/>
                                      <w:marBottom w:val="0"/>
                                      <w:divBdr>
                                        <w:top w:val="none" w:sz="0" w:space="0" w:color="auto"/>
                                        <w:left w:val="none" w:sz="0" w:space="0" w:color="auto"/>
                                        <w:bottom w:val="none" w:sz="0" w:space="0" w:color="auto"/>
                                        <w:right w:val="none" w:sz="0" w:space="0" w:color="auto"/>
                                      </w:divBdr>
                                    </w:div>
                                    <w:div w:id="1270233715">
                                      <w:marLeft w:val="0"/>
                                      <w:marRight w:val="0"/>
                                      <w:marTop w:val="0"/>
                                      <w:marBottom w:val="0"/>
                                      <w:divBdr>
                                        <w:top w:val="none" w:sz="0" w:space="0" w:color="auto"/>
                                        <w:left w:val="none" w:sz="0" w:space="0" w:color="auto"/>
                                        <w:bottom w:val="none" w:sz="0" w:space="0" w:color="auto"/>
                                        <w:right w:val="none" w:sz="0" w:space="0" w:color="auto"/>
                                      </w:divBdr>
                                      <w:divsChild>
                                        <w:div w:id="531576651">
                                          <w:marLeft w:val="0"/>
                                          <w:marRight w:val="0"/>
                                          <w:marTop w:val="0"/>
                                          <w:marBottom w:val="0"/>
                                          <w:divBdr>
                                            <w:top w:val="none" w:sz="0" w:space="0" w:color="auto"/>
                                            <w:left w:val="none" w:sz="0" w:space="0" w:color="auto"/>
                                            <w:bottom w:val="none" w:sz="0" w:space="0" w:color="auto"/>
                                            <w:right w:val="none" w:sz="0" w:space="0" w:color="auto"/>
                                          </w:divBdr>
                                          <w:divsChild>
                                            <w:div w:id="591358964">
                                              <w:marLeft w:val="0"/>
                                              <w:marRight w:val="0"/>
                                              <w:marTop w:val="0"/>
                                              <w:marBottom w:val="0"/>
                                              <w:divBdr>
                                                <w:top w:val="none" w:sz="0" w:space="0" w:color="auto"/>
                                                <w:left w:val="none" w:sz="0" w:space="0" w:color="auto"/>
                                                <w:bottom w:val="none" w:sz="0" w:space="0" w:color="auto"/>
                                                <w:right w:val="none" w:sz="0" w:space="0" w:color="auto"/>
                                              </w:divBdr>
                                            </w:div>
                                            <w:div w:id="2057852254">
                                              <w:marLeft w:val="0"/>
                                              <w:marRight w:val="0"/>
                                              <w:marTop w:val="0"/>
                                              <w:marBottom w:val="0"/>
                                              <w:divBdr>
                                                <w:top w:val="none" w:sz="0" w:space="0" w:color="auto"/>
                                                <w:left w:val="none" w:sz="0" w:space="0" w:color="auto"/>
                                                <w:bottom w:val="none" w:sz="0" w:space="0" w:color="auto"/>
                                                <w:right w:val="none" w:sz="0" w:space="0" w:color="auto"/>
                                              </w:divBdr>
                                              <w:divsChild>
                                                <w:div w:id="467211612">
                                                  <w:marLeft w:val="0"/>
                                                  <w:marRight w:val="0"/>
                                                  <w:marTop w:val="0"/>
                                                  <w:marBottom w:val="0"/>
                                                  <w:divBdr>
                                                    <w:top w:val="none" w:sz="0" w:space="0" w:color="auto"/>
                                                    <w:left w:val="none" w:sz="0" w:space="0" w:color="auto"/>
                                                    <w:bottom w:val="none" w:sz="0" w:space="0" w:color="auto"/>
                                                    <w:right w:val="none" w:sz="0" w:space="0" w:color="auto"/>
                                                  </w:divBdr>
                                                  <w:divsChild>
                                                    <w:div w:id="634261255">
                                                      <w:marLeft w:val="0"/>
                                                      <w:marRight w:val="0"/>
                                                      <w:marTop w:val="0"/>
                                                      <w:marBottom w:val="0"/>
                                                      <w:divBdr>
                                                        <w:top w:val="none" w:sz="0" w:space="0" w:color="auto"/>
                                                        <w:left w:val="none" w:sz="0" w:space="0" w:color="auto"/>
                                                        <w:bottom w:val="none" w:sz="0" w:space="0" w:color="auto"/>
                                                        <w:right w:val="none" w:sz="0" w:space="0" w:color="auto"/>
                                                      </w:divBdr>
                                                    </w:div>
                                                    <w:div w:id="644552359">
                                                      <w:marLeft w:val="0"/>
                                                      <w:marRight w:val="0"/>
                                                      <w:marTop w:val="0"/>
                                                      <w:marBottom w:val="0"/>
                                                      <w:divBdr>
                                                        <w:top w:val="none" w:sz="0" w:space="0" w:color="auto"/>
                                                        <w:left w:val="none" w:sz="0" w:space="0" w:color="auto"/>
                                                        <w:bottom w:val="none" w:sz="0" w:space="0" w:color="auto"/>
                                                        <w:right w:val="none" w:sz="0" w:space="0" w:color="auto"/>
                                                      </w:divBdr>
                                                      <w:divsChild>
                                                        <w:div w:id="1351951667">
                                                          <w:marLeft w:val="0"/>
                                                          <w:marRight w:val="0"/>
                                                          <w:marTop w:val="0"/>
                                                          <w:marBottom w:val="0"/>
                                                          <w:divBdr>
                                                            <w:top w:val="none" w:sz="0" w:space="0" w:color="auto"/>
                                                            <w:left w:val="none" w:sz="0" w:space="0" w:color="auto"/>
                                                            <w:bottom w:val="none" w:sz="0" w:space="0" w:color="auto"/>
                                                            <w:right w:val="none" w:sz="0" w:space="0" w:color="auto"/>
                                                          </w:divBdr>
                                                          <w:divsChild>
                                                            <w:div w:id="432630650">
                                                              <w:marLeft w:val="0"/>
                                                              <w:marRight w:val="0"/>
                                                              <w:marTop w:val="0"/>
                                                              <w:marBottom w:val="0"/>
                                                              <w:divBdr>
                                                                <w:top w:val="none" w:sz="0" w:space="0" w:color="auto"/>
                                                                <w:left w:val="none" w:sz="0" w:space="0" w:color="auto"/>
                                                                <w:bottom w:val="none" w:sz="0" w:space="0" w:color="auto"/>
                                                                <w:right w:val="none" w:sz="0" w:space="0" w:color="auto"/>
                                                              </w:divBdr>
                                                            </w:div>
                                                            <w:div w:id="779648761">
                                                              <w:marLeft w:val="0"/>
                                                              <w:marRight w:val="0"/>
                                                              <w:marTop w:val="0"/>
                                                              <w:marBottom w:val="0"/>
                                                              <w:divBdr>
                                                                <w:top w:val="none" w:sz="0" w:space="0" w:color="auto"/>
                                                                <w:left w:val="none" w:sz="0" w:space="0" w:color="auto"/>
                                                                <w:bottom w:val="none" w:sz="0" w:space="0" w:color="auto"/>
                                                                <w:right w:val="none" w:sz="0" w:space="0" w:color="auto"/>
                                                              </w:divBdr>
                                                              <w:divsChild>
                                                                <w:div w:id="584145437">
                                                                  <w:marLeft w:val="0"/>
                                                                  <w:marRight w:val="0"/>
                                                                  <w:marTop w:val="0"/>
                                                                  <w:marBottom w:val="0"/>
                                                                  <w:divBdr>
                                                                    <w:top w:val="none" w:sz="0" w:space="0" w:color="auto"/>
                                                                    <w:left w:val="none" w:sz="0" w:space="0" w:color="auto"/>
                                                                    <w:bottom w:val="none" w:sz="0" w:space="0" w:color="auto"/>
                                                                    <w:right w:val="none" w:sz="0" w:space="0" w:color="auto"/>
                                                                  </w:divBdr>
                                                                  <w:divsChild>
                                                                    <w:div w:id="600063625">
                                                                      <w:marLeft w:val="0"/>
                                                                      <w:marRight w:val="0"/>
                                                                      <w:marTop w:val="0"/>
                                                                      <w:marBottom w:val="0"/>
                                                                      <w:divBdr>
                                                                        <w:top w:val="none" w:sz="0" w:space="0" w:color="auto"/>
                                                                        <w:left w:val="none" w:sz="0" w:space="0" w:color="auto"/>
                                                                        <w:bottom w:val="none" w:sz="0" w:space="0" w:color="auto"/>
                                                                        <w:right w:val="none" w:sz="0" w:space="0" w:color="auto"/>
                                                                      </w:divBdr>
                                                                      <w:divsChild>
                                                                        <w:div w:id="1217744075">
                                                                          <w:marLeft w:val="0"/>
                                                                          <w:marRight w:val="0"/>
                                                                          <w:marTop w:val="0"/>
                                                                          <w:marBottom w:val="0"/>
                                                                          <w:divBdr>
                                                                            <w:top w:val="none" w:sz="0" w:space="0" w:color="auto"/>
                                                                            <w:left w:val="none" w:sz="0" w:space="0" w:color="auto"/>
                                                                            <w:bottom w:val="none" w:sz="0" w:space="0" w:color="auto"/>
                                                                            <w:right w:val="none" w:sz="0" w:space="0" w:color="auto"/>
                                                                          </w:divBdr>
                                                                          <w:divsChild>
                                                                            <w:div w:id="14887070">
                                                                              <w:marLeft w:val="0"/>
                                                                              <w:marRight w:val="0"/>
                                                                              <w:marTop w:val="0"/>
                                                                              <w:marBottom w:val="0"/>
                                                                              <w:divBdr>
                                                                                <w:top w:val="none" w:sz="0" w:space="0" w:color="auto"/>
                                                                                <w:left w:val="none" w:sz="0" w:space="0" w:color="auto"/>
                                                                                <w:bottom w:val="none" w:sz="0" w:space="0" w:color="auto"/>
                                                                                <w:right w:val="none" w:sz="0" w:space="0" w:color="auto"/>
                                                                              </w:divBdr>
                                                                              <w:divsChild>
                                                                                <w:div w:id="236090136">
                                                                                  <w:marLeft w:val="0"/>
                                                                                  <w:marRight w:val="0"/>
                                                                                  <w:marTop w:val="0"/>
                                                                                  <w:marBottom w:val="0"/>
                                                                                  <w:divBdr>
                                                                                    <w:top w:val="none" w:sz="0" w:space="0" w:color="auto"/>
                                                                                    <w:left w:val="none" w:sz="0" w:space="0" w:color="auto"/>
                                                                                    <w:bottom w:val="none" w:sz="0" w:space="0" w:color="auto"/>
                                                                                    <w:right w:val="none" w:sz="0" w:space="0" w:color="auto"/>
                                                                                  </w:divBdr>
                                                                                  <w:divsChild>
                                                                                    <w:div w:id="121116796">
                                                                                      <w:marLeft w:val="0"/>
                                                                                      <w:marRight w:val="0"/>
                                                                                      <w:marTop w:val="0"/>
                                                                                      <w:marBottom w:val="0"/>
                                                                                      <w:divBdr>
                                                                                        <w:top w:val="none" w:sz="0" w:space="0" w:color="auto"/>
                                                                                        <w:left w:val="none" w:sz="0" w:space="0" w:color="auto"/>
                                                                                        <w:bottom w:val="none" w:sz="0" w:space="0" w:color="auto"/>
                                                                                        <w:right w:val="none" w:sz="0" w:space="0" w:color="auto"/>
                                                                                      </w:divBdr>
                                                                                    </w:div>
                                                                                    <w:div w:id="938950998">
                                                                                      <w:marLeft w:val="0"/>
                                                                                      <w:marRight w:val="0"/>
                                                                                      <w:marTop w:val="0"/>
                                                                                      <w:marBottom w:val="0"/>
                                                                                      <w:divBdr>
                                                                                        <w:top w:val="none" w:sz="0" w:space="0" w:color="auto"/>
                                                                                        <w:left w:val="none" w:sz="0" w:space="0" w:color="auto"/>
                                                                                        <w:bottom w:val="none" w:sz="0" w:space="0" w:color="auto"/>
                                                                                        <w:right w:val="none" w:sz="0" w:space="0" w:color="auto"/>
                                                                                      </w:divBdr>
                                                                                      <w:divsChild>
                                                                                        <w:div w:id="2048600662">
                                                                                          <w:marLeft w:val="0"/>
                                                                                          <w:marRight w:val="0"/>
                                                                                          <w:marTop w:val="0"/>
                                                                                          <w:marBottom w:val="0"/>
                                                                                          <w:divBdr>
                                                                                            <w:top w:val="none" w:sz="0" w:space="0" w:color="auto"/>
                                                                                            <w:left w:val="none" w:sz="0" w:space="0" w:color="auto"/>
                                                                                            <w:bottom w:val="none" w:sz="0" w:space="0" w:color="auto"/>
                                                                                            <w:right w:val="none" w:sz="0" w:space="0" w:color="auto"/>
                                                                                          </w:divBdr>
                                                                                          <w:divsChild>
                                                                                            <w:div w:id="1611741553">
                                                                                              <w:marLeft w:val="0"/>
                                                                                              <w:marRight w:val="0"/>
                                                                                              <w:marTop w:val="0"/>
                                                                                              <w:marBottom w:val="0"/>
                                                                                              <w:divBdr>
                                                                                                <w:top w:val="none" w:sz="0" w:space="0" w:color="auto"/>
                                                                                                <w:left w:val="none" w:sz="0" w:space="0" w:color="auto"/>
                                                                                                <w:bottom w:val="none" w:sz="0" w:space="0" w:color="auto"/>
                                                                                                <w:right w:val="none" w:sz="0" w:space="0" w:color="auto"/>
                                                                                              </w:divBdr>
                                                                                            </w:div>
                                                                                            <w:div w:id="1804300396">
                                                                                              <w:marLeft w:val="0"/>
                                                                                              <w:marRight w:val="0"/>
                                                                                              <w:marTop w:val="0"/>
                                                                                              <w:marBottom w:val="0"/>
                                                                                              <w:divBdr>
                                                                                                <w:top w:val="none" w:sz="0" w:space="0" w:color="auto"/>
                                                                                                <w:left w:val="none" w:sz="0" w:space="0" w:color="auto"/>
                                                                                                <w:bottom w:val="none" w:sz="0" w:space="0" w:color="auto"/>
                                                                                                <w:right w:val="none" w:sz="0" w:space="0" w:color="auto"/>
                                                                                              </w:divBdr>
                                                                                              <w:divsChild>
                                                                                                <w:div w:id="168060688">
                                                                                                  <w:marLeft w:val="0"/>
                                                                                                  <w:marRight w:val="0"/>
                                                                                                  <w:marTop w:val="0"/>
                                                                                                  <w:marBottom w:val="0"/>
                                                                                                  <w:divBdr>
                                                                                                    <w:top w:val="none" w:sz="0" w:space="0" w:color="auto"/>
                                                                                                    <w:left w:val="none" w:sz="0" w:space="0" w:color="auto"/>
                                                                                                    <w:bottom w:val="none" w:sz="0" w:space="0" w:color="auto"/>
                                                                                                    <w:right w:val="none" w:sz="0" w:space="0" w:color="auto"/>
                                                                                                  </w:divBdr>
                                                                                                  <w:divsChild>
                                                                                                    <w:div w:id="2631740">
                                                                                                      <w:marLeft w:val="0"/>
                                                                                                      <w:marRight w:val="0"/>
                                                                                                      <w:marTop w:val="0"/>
                                                                                                      <w:marBottom w:val="0"/>
                                                                                                      <w:divBdr>
                                                                                                        <w:top w:val="none" w:sz="0" w:space="0" w:color="auto"/>
                                                                                                        <w:left w:val="none" w:sz="0" w:space="0" w:color="auto"/>
                                                                                                        <w:bottom w:val="none" w:sz="0" w:space="0" w:color="auto"/>
                                                                                                        <w:right w:val="none" w:sz="0" w:space="0" w:color="auto"/>
                                                                                                      </w:divBdr>
                                                                                                      <w:divsChild>
                                                                                                        <w:div w:id="514223972">
                                                                                                          <w:marLeft w:val="0"/>
                                                                                                          <w:marRight w:val="0"/>
                                                                                                          <w:marTop w:val="0"/>
                                                                                                          <w:marBottom w:val="0"/>
                                                                                                          <w:divBdr>
                                                                                                            <w:top w:val="none" w:sz="0" w:space="0" w:color="auto"/>
                                                                                                            <w:left w:val="none" w:sz="0" w:space="0" w:color="auto"/>
                                                                                                            <w:bottom w:val="none" w:sz="0" w:space="0" w:color="auto"/>
                                                                                                            <w:right w:val="none" w:sz="0" w:space="0" w:color="auto"/>
                                                                                                          </w:divBdr>
                                                                                                          <w:divsChild>
                                                                                                            <w:div w:id="1145976903">
                                                                                                              <w:marLeft w:val="0"/>
                                                                                                              <w:marRight w:val="0"/>
                                                                                                              <w:marTop w:val="0"/>
                                                                                                              <w:marBottom w:val="0"/>
                                                                                                              <w:divBdr>
                                                                                                                <w:top w:val="none" w:sz="0" w:space="0" w:color="auto"/>
                                                                                                                <w:left w:val="none" w:sz="0" w:space="0" w:color="auto"/>
                                                                                                                <w:bottom w:val="none" w:sz="0" w:space="0" w:color="auto"/>
                                                                                                                <w:right w:val="none" w:sz="0" w:space="0" w:color="auto"/>
                                                                                                              </w:divBdr>
                                                                                                              <w:divsChild>
                                                                                                                <w:div w:id="241256853">
                                                                                                                  <w:marLeft w:val="0"/>
                                                                                                                  <w:marRight w:val="0"/>
                                                                                                                  <w:marTop w:val="0"/>
                                                                                                                  <w:marBottom w:val="0"/>
                                                                                                                  <w:divBdr>
                                                                                                                    <w:top w:val="none" w:sz="0" w:space="0" w:color="auto"/>
                                                                                                                    <w:left w:val="none" w:sz="0" w:space="0" w:color="auto"/>
                                                                                                                    <w:bottom w:val="none" w:sz="0" w:space="0" w:color="auto"/>
                                                                                                                    <w:right w:val="none" w:sz="0" w:space="0" w:color="auto"/>
                                                                                                                  </w:divBdr>
                                                                                                                </w:div>
                                                                                                                <w:div w:id="1860463639">
                                                                                                                  <w:marLeft w:val="0"/>
                                                                                                                  <w:marRight w:val="0"/>
                                                                                                                  <w:marTop w:val="0"/>
                                                                                                                  <w:marBottom w:val="0"/>
                                                                                                                  <w:divBdr>
                                                                                                                    <w:top w:val="none" w:sz="0" w:space="0" w:color="auto"/>
                                                                                                                    <w:left w:val="none" w:sz="0" w:space="0" w:color="auto"/>
                                                                                                                    <w:bottom w:val="none" w:sz="0" w:space="0" w:color="auto"/>
                                                                                                                    <w:right w:val="none" w:sz="0" w:space="0" w:color="auto"/>
                                                                                                                  </w:divBdr>
                                                                                                                  <w:divsChild>
                                                                                                                    <w:div w:id="1058747362">
                                                                                                                      <w:marLeft w:val="0"/>
                                                                                                                      <w:marRight w:val="0"/>
                                                                                                                      <w:marTop w:val="0"/>
                                                                                                                      <w:marBottom w:val="0"/>
                                                                                                                      <w:divBdr>
                                                                                                                        <w:top w:val="none" w:sz="0" w:space="0" w:color="auto"/>
                                                                                                                        <w:left w:val="none" w:sz="0" w:space="0" w:color="auto"/>
                                                                                                                        <w:bottom w:val="none" w:sz="0" w:space="0" w:color="auto"/>
                                                                                                                        <w:right w:val="none" w:sz="0" w:space="0" w:color="auto"/>
                                                                                                                      </w:divBdr>
                                                                                                                      <w:divsChild>
                                                                                                                        <w:div w:id="17656637">
                                                                                                                          <w:marLeft w:val="0"/>
                                                                                                                          <w:marRight w:val="0"/>
                                                                                                                          <w:marTop w:val="0"/>
                                                                                                                          <w:marBottom w:val="0"/>
                                                                                                                          <w:divBdr>
                                                                                                                            <w:top w:val="none" w:sz="0" w:space="0" w:color="auto"/>
                                                                                                                            <w:left w:val="none" w:sz="0" w:space="0" w:color="auto"/>
                                                                                                                            <w:bottom w:val="none" w:sz="0" w:space="0" w:color="auto"/>
                                                                                                                            <w:right w:val="none" w:sz="0" w:space="0" w:color="auto"/>
                                                                                                                          </w:divBdr>
                                                                                                                        </w:div>
                                                                                                                        <w:div w:id="1908225853">
                                                                                                                          <w:marLeft w:val="0"/>
                                                                                                                          <w:marRight w:val="0"/>
                                                                                                                          <w:marTop w:val="0"/>
                                                                                                                          <w:marBottom w:val="0"/>
                                                                                                                          <w:divBdr>
                                                                                                                            <w:top w:val="none" w:sz="0" w:space="0" w:color="auto"/>
                                                                                                                            <w:left w:val="none" w:sz="0" w:space="0" w:color="auto"/>
                                                                                                                            <w:bottom w:val="none" w:sz="0" w:space="0" w:color="auto"/>
                                                                                                                            <w:right w:val="none" w:sz="0" w:space="0" w:color="auto"/>
                                                                                                                          </w:divBdr>
                                                                                                                          <w:divsChild>
                                                                                                                            <w:div w:id="843740878">
                                                                                                                              <w:marLeft w:val="0"/>
                                                                                                                              <w:marRight w:val="0"/>
                                                                                                                              <w:marTop w:val="0"/>
                                                                                                                              <w:marBottom w:val="0"/>
                                                                                                                              <w:divBdr>
                                                                                                                                <w:top w:val="none" w:sz="0" w:space="0" w:color="auto"/>
                                                                                                                                <w:left w:val="none" w:sz="0" w:space="0" w:color="auto"/>
                                                                                                                                <w:bottom w:val="none" w:sz="0" w:space="0" w:color="auto"/>
                                                                                                                                <w:right w:val="none" w:sz="0" w:space="0" w:color="auto"/>
                                                                                                                              </w:divBdr>
                                                                                                                              <w:divsChild>
                                                                                                                                <w:div w:id="460541949">
                                                                                                                                  <w:marLeft w:val="0"/>
                                                                                                                                  <w:marRight w:val="0"/>
                                                                                                                                  <w:marTop w:val="0"/>
                                                                                                                                  <w:marBottom w:val="0"/>
                                                                                                                                  <w:divBdr>
                                                                                                                                    <w:top w:val="none" w:sz="0" w:space="0" w:color="auto"/>
                                                                                                                                    <w:left w:val="none" w:sz="0" w:space="0" w:color="auto"/>
                                                                                                                                    <w:bottom w:val="none" w:sz="0" w:space="0" w:color="auto"/>
                                                                                                                                    <w:right w:val="none" w:sz="0" w:space="0" w:color="auto"/>
                                                                                                                                  </w:divBdr>
                                                                                                                                  <w:divsChild>
                                                                                                                                    <w:div w:id="170413773">
                                                                                                                                      <w:marLeft w:val="0"/>
                                                                                                                                      <w:marRight w:val="0"/>
                                                                                                                                      <w:marTop w:val="0"/>
                                                                                                                                      <w:marBottom w:val="0"/>
                                                                                                                                      <w:divBdr>
                                                                                                                                        <w:top w:val="none" w:sz="0" w:space="0" w:color="auto"/>
                                                                                                                                        <w:left w:val="none" w:sz="0" w:space="0" w:color="auto"/>
                                                                                                                                        <w:bottom w:val="none" w:sz="0" w:space="0" w:color="auto"/>
                                                                                                                                        <w:right w:val="none" w:sz="0" w:space="0" w:color="auto"/>
                                                                                                                                      </w:divBdr>
                                                                                                                                      <w:divsChild>
                                                                                                                                        <w:div w:id="1378890646">
                                                                                                                                          <w:marLeft w:val="0"/>
                                                                                                                                          <w:marRight w:val="0"/>
                                                                                                                                          <w:marTop w:val="0"/>
                                                                                                                                          <w:marBottom w:val="0"/>
                                                                                                                                          <w:divBdr>
                                                                                                                                            <w:top w:val="none" w:sz="0" w:space="0" w:color="auto"/>
                                                                                                                                            <w:left w:val="none" w:sz="0" w:space="0" w:color="auto"/>
                                                                                                                                            <w:bottom w:val="none" w:sz="0" w:space="0" w:color="auto"/>
                                                                                                                                            <w:right w:val="none" w:sz="0" w:space="0" w:color="auto"/>
                                                                                                                                          </w:divBdr>
                                                                                                                                          <w:divsChild>
                                                                                                                                            <w:div w:id="2066445365">
                                                                                                                                              <w:marLeft w:val="0"/>
                                                                                                                                              <w:marRight w:val="0"/>
                                                                                                                                              <w:marTop w:val="0"/>
                                                                                                                                              <w:marBottom w:val="0"/>
                                                                                                                                              <w:divBdr>
                                                                                                                                                <w:top w:val="none" w:sz="0" w:space="0" w:color="auto"/>
                                                                                                                                                <w:left w:val="none" w:sz="0" w:space="0" w:color="auto"/>
                                                                                                                                                <w:bottom w:val="none" w:sz="0" w:space="0" w:color="auto"/>
                                                                                                                                                <w:right w:val="none" w:sz="0" w:space="0" w:color="auto"/>
                                                                                                                                              </w:divBdr>
                                                                                                                                              <w:divsChild>
                                                                                                                                                <w:div w:id="914126289">
                                                                                                                                                  <w:marLeft w:val="0"/>
                                                                                                                                                  <w:marRight w:val="0"/>
                                                                                                                                                  <w:marTop w:val="0"/>
                                                                                                                                                  <w:marBottom w:val="0"/>
                                                                                                                                                  <w:divBdr>
                                                                                                                                                    <w:top w:val="none" w:sz="0" w:space="0" w:color="auto"/>
                                                                                                                                                    <w:left w:val="none" w:sz="0" w:space="0" w:color="auto"/>
                                                                                                                                                    <w:bottom w:val="none" w:sz="0" w:space="0" w:color="auto"/>
                                                                                                                                                    <w:right w:val="none" w:sz="0" w:space="0" w:color="auto"/>
                                                                                                                                                  </w:divBdr>
                                                                                                                                                  <w:divsChild>
                                                                                                                                                    <w:div w:id="65230235">
                                                                                                                                                      <w:marLeft w:val="0"/>
                                                                                                                                                      <w:marRight w:val="0"/>
                                                                                                                                                      <w:marTop w:val="0"/>
                                                                                                                                                      <w:marBottom w:val="0"/>
                                                                                                                                                      <w:divBdr>
                                                                                                                                                        <w:top w:val="none" w:sz="0" w:space="0" w:color="auto"/>
                                                                                                                                                        <w:left w:val="none" w:sz="0" w:space="0" w:color="auto"/>
                                                                                                                                                        <w:bottom w:val="none" w:sz="0" w:space="0" w:color="auto"/>
                                                                                                                                                        <w:right w:val="none" w:sz="0" w:space="0" w:color="auto"/>
                                                                                                                                                      </w:divBdr>
                                                                                                                                                      <w:divsChild>
                                                                                                                                                        <w:div w:id="1728648854">
                                                                                                                                                          <w:marLeft w:val="0"/>
                                                                                                                                                          <w:marRight w:val="0"/>
                                                                                                                                                          <w:marTop w:val="0"/>
                                                                                                                                                          <w:marBottom w:val="0"/>
                                                                                                                                                          <w:divBdr>
                                                                                                                                                            <w:top w:val="none" w:sz="0" w:space="0" w:color="auto"/>
                                                                                                                                                            <w:left w:val="none" w:sz="0" w:space="0" w:color="auto"/>
                                                                                                                                                            <w:bottom w:val="none" w:sz="0" w:space="0" w:color="auto"/>
                                                                                                                                                            <w:right w:val="none" w:sz="0" w:space="0" w:color="auto"/>
                                                                                                                                                          </w:divBdr>
                                                                                                                                                          <w:divsChild>
                                                                                                                                                            <w:div w:id="1471022006">
                                                                                                                                                              <w:marLeft w:val="0"/>
                                                                                                                                                              <w:marRight w:val="0"/>
                                                                                                                                                              <w:marTop w:val="0"/>
                                                                                                                                                              <w:marBottom w:val="0"/>
                                                                                                                                                              <w:divBdr>
                                                                                                                                                                <w:top w:val="none" w:sz="0" w:space="0" w:color="auto"/>
                                                                                                                                                                <w:left w:val="none" w:sz="0" w:space="0" w:color="auto"/>
                                                                                                                                                                <w:bottom w:val="none" w:sz="0" w:space="0" w:color="auto"/>
                                                                                                                                                                <w:right w:val="none" w:sz="0" w:space="0" w:color="auto"/>
                                                                                                                                                              </w:divBdr>
                                                                                                                                                              <w:divsChild>
                                                                                                                                                                <w:div w:id="651107275">
                                                                                                                                                                  <w:marLeft w:val="0"/>
                                                                                                                                                                  <w:marRight w:val="0"/>
                                                                                                                                                                  <w:marTop w:val="0"/>
                                                                                                                                                                  <w:marBottom w:val="0"/>
                                                                                                                                                                  <w:divBdr>
                                                                                                                                                                    <w:top w:val="none" w:sz="0" w:space="0" w:color="auto"/>
                                                                                                                                                                    <w:left w:val="none" w:sz="0" w:space="0" w:color="auto"/>
                                                                                                                                                                    <w:bottom w:val="none" w:sz="0" w:space="0" w:color="auto"/>
                                                                                                                                                                    <w:right w:val="none" w:sz="0" w:space="0" w:color="auto"/>
                                                                                                                                                                  </w:divBdr>
                                                                                                                                                                  <w:divsChild>
                                                                                                                                                                    <w:div w:id="2079865621">
                                                                                                                                                                      <w:marLeft w:val="0"/>
                                                                                                                                                                      <w:marRight w:val="0"/>
                                                                                                                                                                      <w:marTop w:val="0"/>
                                                                                                                                                                      <w:marBottom w:val="0"/>
                                                                                                                                                                      <w:divBdr>
                                                                                                                                                                        <w:top w:val="none" w:sz="0" w:space="0" w:color="auto"/>
                                                                                                                                                                        <w:left w:val="none" w:sz="0" w:space="0" w:color="auto"/>
                                                                                                                                                                        <w:bottom w:val="none" w:sz="0" w:space="0" w:color="auto"/>
                                                                                                                                                                        <w:right w:val="none" w:sz="0" w:space="0" w:color="auto"/>
                                                                                                                                                                      </w:divBdr>
                                                                                                                                                                      <w:divsChild>
                                                                                                                                                                        <w:div w:id="879782038">
                                                                                                                                                                          <w:marLeft w:val="0"/>
                                                                                                                                                                          <w:marRight w:val="0"/>
                                                                                                                                                                          <w:marTop w:val="0"/>
                                                                                                                                                                          <w:marBottom w:val="0"/>
                                                                                                                                                                          <w:divBdr>
                                                                                                                                                                            <w:top w:val="none" w:sz="0" w:space="0" w:color="auto"/>
                                                                                                                                                                            <w:left w:val="none" w:sz="0" w:space="0" w:color="auto"/>
                                                                                                                                                                            <w:bottom w:val="none" w:sz="0" w:space="0" w:color="auto"/>
                                                                                                                                                                            <w:right w:val="none" w:sz="0" w:space="0" w:color="auto"/>
                                                                                                                                                                          </w:divBdr>
                                                                                                                                                                          <w:divsChild>
                                                                                                                                                                            <w:div w:id="1181510508">
                                                                                                                                                                              <w:marLeft w:val="0"/>
                                                                                                                                                                              <w:marRight w:val="0"/>
                                                                                                                                                                              <w:marTop w:val="0"/>
                                                                                                                                                                              <w:marBottom w:val="0"/>
                                                                                                                                                                              <w:divBdr>
                                                                                                                                                                                <w:top w:val="none" w:sz="0" w:space="0" w:color="auto"/>
                                                                                                                                                                                <w:left w:val="none" w:sz="0" w:space="0" w:color="auto"/>
                                                                                                                                                                                <w:bottom w:val="none" w:sz="0" w:space="0" w:color="auto"/>
                                                                                                                                                                                <w:right w:val="none" w:sz="0" w:space="0" w:color="auto"/>
                                                                                                                                                                              </w:divBdr>
                                                                                                                                                                              <w:divsChild>
                                                                                                                                                                                <w:div w:id="390809166">
                                                                                                                                                                                  <w:marLeft w:val="0"/>
                                                                                                                                                                                  <w:marRight w:val="0"/>
                                                                                                                                                                                  <w:marTop w:val="0"/>
                                                                                                                                                                                  <w:marBottom w:val="0"/>
                                                                                                                                                                                  <w:divBdr>
                                                                                                                                                                                    <w:top w:val="none" w:sz="0" w:space="0" w:color="auto"/>
                                                                                                                                                                                    <w:left w:val="none" w:sz="0" w:space="0" w:color="auto"/>
                                                                                                                                                                                    <w:bottom w:val="none" w:sz="0" w:space="0" w:color="auto"/>
                                                                                                                                                                                    <w:right w:val="none" w:sz="0" w:space="0" w:color="auto"/>
                                                                                                                                                                                  </w:divBdr>
                                                                                                                                                                                  <w:divsChild>
                                                                                                                                                                                    <w:div w:id="70086684">
                                                                                                                                                                                      <w:marLeft w:val="0"/>
                                                                                                                                                                                      <w:marRight w:val="0"/>
                                                                                                                                                                                      <w:marTop w:val="0"/>
                                                                                                                                                                                      <w:marBottom w:val="0"/>
                                                                                                                                                                                      <w:divBdr>
                                                                                                                                                                                        <w:top w:val="none" w:sz="0" w:space="0" w:color="auto"/>
                                                                                                                                                                                        <w:left w:val="none" w:sz="0" w:space="0" w:color="auto"/>
                                                                                                                                                                                        <w:bottom w:val="none" w:sz="0" w:space="0" w:color="auto"/>
                                                                                                                                                                                        <w:right w:val="none" w:sz="0" w:space="0" w:color="auto"/>
                                                                                                                                                                                      </w:divBdr>
                                                                                                                                                                                      <w:divsChild>
                                                                                                                                                                                        <w:div w:id="348213726">
                                                                                                                                                                                          <w:marLeft w:val="0"/>
                                                                                                                                                                                          <w:marRight w:val="0"/>
                                                                                                                                                                                          <w:marTop w:val="0"/>
                                                                                                                                                                                          <w:marBottom w:val="0"/>
                                                                                                                                                                                          <w:divBdr>
                                                                                                                                                                                            <w:top w:val="none" w:sz="0" w:space="0" w:color="auto"/>
                                                                                                                                                                                            <w:left w:val="none" w:sz="0" w:space="0" w:color="auto"/>
                                                                                                                                                                                            <w:bottom w:val="none" w:sz="0" w:space="0" w:color="auto"/>
                                                                                                                                                                                            <w:right w:val="none" w:sz="0" w:space="0" w:color="auto"/>
                                                                                                                                                                                          </w:divBdr>
                                                                                                                                                                                        </w:div>
                                                                                                                                                                                        <w:div w:id="1405907075">
                                                                                                                                                                                          <w:marLeft w:val="0"/>
                                                                                                                                                                                          <w:marRight w:val="0"/>
                                                                                                                                                                                          <w:marTop w:val="0"/>
                                                                                                                                                                                          <w:marBottom w:val="0"/>
                                                                                                                                                                                          <w:divBdr>
                                                                                                                                                                                            <w:top w:val="none" w:sz="0" w:space="0" w:color="auto"/>
                                                                                                                                                                                            <w:left w:val="none" w:sz="0" w:space="0" w:color="auto"/>
                                                                                                                                                                                            <w:bottom w:val="none" w:sz="0" w:space="0" w:color="auto"/>
                                                                                                                                                                                            <w:right w:val="none" w:sz="0" w:space="0" w:color="auto"/>
                                                                                                                                                                                          </w:divBdr>
                                                                                                                                                                                          <w:divsChild>
                                                                                                                                                                                            <w:div w:id="1831363076">
                                                                                                                                                                                              <w:marLeft w:val="0"/>
                                                                                                                                                                                              <w:marRight w:val="0"/>
                                                                                                                                                                                              <w:marTop w:val="0"/>
                                                                                                                                                                                              <w:marBottom w:val="0"/>
                                                                                                                                                                                              <w:divBdr>
                                                                                                                                                                                                <w:top w:val="none" w:sz="0" w:space="0" w:color="auto"/>
                                                                                                                                                                                                <w:left w:val="none" w:sz="0" w:space="0" w:color="auto"/>
                                                                                                                                                                                                <w:bottom w:val="none" w:sz="0" w:space="0" w:color="auto"/>
                                                                                                                                                                                                <w:right w:val="none" w:sz="0" w:space="0" w:color="auto"/>
                                                                                                                                                                                              </w:divBdr>
                                                                                                                                                                                              <w:divsChild>
                                                                                                                                                                                                <w:div w:id="102773306">
                                                                                                                                                                                                  <w:marLeft w:val="0"/>
                                                                                                                                                                                                  <w:marRight w:val="0"/>
                                                                                                                                                                                                  <w:marTop w:val="0"/>
                                                                                                                                                                                                  <w:marBottom w:val="0"/>
                                                                                                                                                                                                  <w:divBdr>
                                                                                                                                                                                                    <w:top w:val="none" w:sz="0" w:space="0" w:color="auto"/>
                                                                                                                                                                                                    <w:left w:val="none" w:sz="0" w:space="0" w:color="auto"/>
                                                                                                                                                                                                    <w:bottom w:val="none" w:sz="0" w:space="0" w:color="auto"/>
                                                                                                                                                                                                    <w:right w:val="none" w:sz="0" w:space="0" w:color="auto"/>
                                                                                                                                                                                                  </w:divBdr>
                                                                                                                                                                                                  <w:divsChild>
                                                                                                                                                                                                    <w:div w:id="194776996">
                                                                                                                                                                                                      <w:marLeft w:val="0"/>
                                                                                                                                                                                                      <w:marRight w:val="0"/>
                                                                                                                                                                                                      <w:marTop w:val="0"/>
                                                                                                                                                                                                      <w:marBottom w:val="0"/>
                                                                                                                                                                                                      <w:divBdr>
                                                                                                                                                                                                        <w:top w:val="none" w:sz="0" w:space="0" w:color="auto"/>
                                                                                                                                                                                                        <w:left w:val="none" w:sz="0" w:space="0" w:color="auto"/>
                                                                                                                                                                                                        <w:bottom w:val="none" w:sz="0" w:space="0" w:color="auto"/>
                                                                                                                                                                                                        <w:right w:val="none" w:sz="0" w:space="0" w:color="auto"/>
                                                                                                                                                                                                      </w:divBdr>
                                                                                                                                                                                                      <w:divsChild>
                                                                                                                                                                                                        <w:div w:id="1585602076">
                                                                                                                                                                                                          <w:marLeft w:val="0"/>
                                                                                                                                                                                                          <w:marRight w:val="0"/>
                                                                                                                                                                                                          <w:marTop w:val="0"/>
                                                                                                                                                                                                          <w:marBottom w:val="0"/>
                                                                                                                                                                                                          <w:divBdr>
                                                                                                                                                                                                            <w:top w:val="none" w:sz="0" w:space="0" w:color="auto"/>
                                                                                                                                                                                                            <w:left w:val="none" w:sz="0" w:space="0" w:color="auto"/>
                                                                                                                                                                                                            <w:bottom w:val="none" w:sz="0" w:space="0" w:color="auto"/>
                                                                                                                                                                                                            <w:right w:val="none" w:sz="0" w:space="0" w:color="auto"/>
                                                                                                                                                                                                          </w:divBdr>
                                                                                                                                                                                                          <w:divsChild>
                                                                                                                                                                                                            <w:div w:id="14177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77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39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1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8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1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731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01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870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5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8/08/relationships/commentsExtensible" Target="commentsExtensible.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webSettings" Target="webSettings.xml"/><Relationship Id="rId12" Type="http://schemas.microsoft.com/office/2016/09/relationships/commentsIds" Target="commentsIds.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5" Type="http://schemas.openxmlformats.org/officeDocument/2006/relationships/styles" Target="styles.xml"/><Relationship Id="rId15" Type="http://schemas.openxmlformats.org/officeDocument/2006/relationships/image" Target="media/image2.pn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A72EC7D5D824307BE546C33863E6CE2"/>
        <w:category>
          <w:name w:val="General"/>
          <w:gallery w:val="placeholder"/>
        </w:category>
        <w:types>
          <w:type w:val="bbPlcHdr"/>
        </w:types>
        <w:behaviors>
          <w:behavior w:val="content"/>
        </w:behaviors>
        <w:guid w:val="{CC90E3E0-3CFE-4261-A78A-EBBFBCAAEC63}"/>
      </w:docPartPr>
      <w:docPartBody>
        <w:p w:rsidR="00677F88" w:rsidRDefault="00471672" w:rsidP="00471672">
          <w:pPr>
            <w:pStyle w:val="FA72EC7D5D824307BE546C33863E6CE2"/>
          </w:pPr>
          <w:r w:rsidRPr="006B0205">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ED95CC8D-D690-465C-B6BE-0948E0BD7829}"/>
      </w:docPartPr>
      <w:docPartBody>
        <w:p w:rsidR="00677F88" w:rsidRDefault="00471672">
          <w:r w:rsidRPr="00EE6A84">
            <w:rPr>
              <w:rStyle w:val="PlaceholderText"/>
            </w:rPr>
            <w:t>Click or tap here to enter text.</w:t>
          </w:r>
        </w:p>
      </w:docPartBody>
    </w:docPart>
    <w:docPart>
      <w:docPartPr>
        <w:name w:val="3F0F4DEA13274BC9B281C13AFD2E651E"/>
        <w:category>
          <w:name w:val="General"/>
          <w:gallery w:val="placeholder"/>
        </w:category>
        <w:types>
          <w:type w:val="bbPlcHdr"/>
        </w:types>
        <w:behaviors>
          <w:behavior w:val="content"/>
        </w:behaviors>
        <w:guid w:val="{7F13C349-E8E3-477D-B8A1-20FC667B493E}"/>
      </w:docPartPr>
      <w:docPartBody>
        <w:p w:rsidR="00677F88" w:rsidRDefault="00471672" w:rsidP="00471672">
          <w:pPr>
            <w:pStyle w:val="3F0F4DEA13274BC9B281C13AFD2E651E"/>
          </w:pPr>
          <w:r w:rsidRPr="00EE6A84">
            <w:rPr>
              <w:rStyle w:val="PlaceholderText"/>
            </w:rPr>
            <w:t>Click or tap here to enter text.</w:t>
          </w:r>
        </w:p>
      </w:docPartBody>
    </w:docPart>
    <w:docPart>
      <w:docPartPr>
        <w:name w:val="62B642D1D5A04B068F55DC77EDD14621"/>
        <w:category>
          <w:name w:val="General"/>
          <w:gallery w:val="placeholder"/>
        </w:category>
        <w:types>
          <w:type w:val="bbPlcHdr"/>
        </w:types>
        <w:behaviors>
          <w:behavior w:val="content"/>
        </w:behaviors>
        <w:guid w:val="{9BCD0A2F-7BEB-4390-9298-88B5C3EB5B98}"/>
      </w:docPartPr>
      <w:docPartBody>
        <w:p w:rsidR="00BF4EA2" w:rsidRDefault="00EE746E" w:rsidP="00EE746E">
          <w:pPr>
            <w:pStyle w:val="62B642D1D5A04B068F55DC77EDD14621"/>
          </w:pPr>
          <w:r>
            <w:rPr>
              <w:rStyle w:val="PlaceholderText"/>
            </w:rPr>
            <w:t>Click or tap here to enter text.</w:t>
          </w:r>
        </w:p>
      </w:docPartBody>
    </w:docPart>
    <w:docPart>
      <w:docPartPr>
        <w:name w:val="8C67D62C4A4C4F62BAF5FBE0029BFC49"/>
        <w:category>
          <w:name w:val="General"/>
          <w:gallery w:val="placeholder"/>
        </w:category>
        <w:types>
          <w:type w:val="bbPlcHdr"/>
        </w:types>
        <w:behaviors>
          <w:behavior w:val="content"/>
        </w:behaviors>
        <w:guid w:val="{DB3F789C-1AF8-45FF-B8BB-66676A36B478}"/>
      </w:docPartPr>
      <w:docPartBody>
        <w:p w:rsidR="00BF4EA2" w:rsidRDefault="00EE746E" w:rsidP="00EE746E">
          <w:pPr>
            <w:pStyle w:val="8C67D62C4A4C4F62BAF5FBE0029BFC49"/>
          </w:pPr>
          <w:r>
            <w:rPr>
              <w:rStyle w:val="PlaceholderText"/>
            </w:rPr>
            <w:t>Click or tap here to enter text.</w:t>
          </w:r>
        </w:p>
      </w:docPartBody>
    </w:docPart>
    <w:docPart>
      <w:docPartPr>
        <w:name w:val="8BE9819478D2459F89902F98EFE143E4"/>
        <w:category>
          <w:name w:val="General"/>
          <w:gallery w:val="placeholder"/>
        </w:category>
        <w:types>
          <w:type w:val="bbPlcHdr"/>
        </w:types>
        <w:behaviors>
          <w:behavior w:val="content"/>
        </w:behaviors>
        <w:guid w:val="{AB24FA08-23D7-40E3-9364-8E60D88E68BB}"/>
      </w:docPartPr>
      <w:docPartBody>
        <w:p w:rsidR="001E5541" w:rsidRDefault="00BF4EA2" w:rsidP="00BF4EA2">
          <w:pPr>
            <w:pStyle w:val="8BE9819478D2459F89902F98EFE143E4"/>
          </w:pPr>
          <w:r w:rsidRPr="00EE6A84">
            <w:rPr>
              <w:rStyle w:val="PlaceholderText"/>
            </w:rPr>
            <w:t>Click or tap here to enter text.</w:t>
          </w:r>
        </w:p>
      </w:docPartBody>
    </w:docPart>
    <w:docPart>
      <w:docPartPr>
        <w:name w:val="847A48749A4C4AF59C0EAA623ABBFBC7"/>
        <w:category>
          <w:name w:val="General"/>
          <w:gallery w:val="placeholder"/>
        </w:category>
        <w:types>
          <w:type w:val="bbPlcHdr"/>
        </w:types>
        <w:behaviors>
          <w:behavior w:val="content"/>
        </w:behaviors>
        <w:guid w:val="{0EFDFB8E-39BF-428C-BC2D-877F76CF0454}"/>
      </w:docPartPr>
      <w:docPartBody>
        <w:p w:rsidR="001E5541" w:rsidRDefault="00BF4EA2" w:rsidP="00BF4EA2">
          <w:pPr>
            <w:pStyle w:val="847A48749A4C4AF59C0EAA623ABBFBC7"/>
          </w:pPr>
          <w:r w:rsidRPr="00EE6A8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672"/>
    <w:rsid w:val="001B4E8C"/>
    <w:rsid w:val="001E5541"/>
    <w:rsid w:val="002E7359"/>
    <w:rsid w:val="00471672"/>
    <w:rsid w:val="005A743C"/>
    <w:rsid w:val="00677F88"/>
    <w:rsid w:val="006E33BD"/>
    <w:rsid w:val="00735685"/>
    <w:rsid w:val="00781223"/>
    <w:rsid w:val="00AE399F"/>
    <w:rsid w:val="00BF4EA2"/>
    <w:rsid w:val="00C45128"/>
    <w:rsid w:val="00D10FA5"/>
    <w:rsid w:val="00EE74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F4EA2"/>
    <w:rPr>
      <w:color w:val="808080"/>
    </w:rPr>
  </w:style>
  <w:style w:type="paragraph" w:customStyle="1" w:styleId="FA72EC7D5D824307BE546C33863E6CE2">
    <w:name w:val="FA72EC7D5D824307BE546C33863E6CE2"/>
    <w:rsid w:val="00471672"/>
  </w:style>
  <w:style w:type="paragraph" w:customStyle="1" w:styleId="3F0F4DEA13274BC9B281C13AFD2E651E">
    <w:name w:val="3F0F4DEA13274BC9B281C13AFD2E651E"/>
    <w:rsid w:val="00471672"/>
  </w:style>
  <w:style w:type="paragraph" w:customStyle="1" w:styleId="62B642D1D5A04B068F55DC77EDD14621">
    <w:name w:val="62B642D1D5A04B068F55DC77EDD14621"/>
    <w:rsid w:val="00EE746E"/>
  </w:style>
  <w:style w:type="paragraph" w:customStyle="1" w:styleId="8C67D62C4A4C4F62BAF5FBE0029BFC49">
    <w:name w:val="8C67D62C4A4C4F62BAF5FBE0029BFC49"/>
    <w:rsid w:val="00EE746E"/>
  </w:style>
  <w:style w:type="paragraph" w:customStyle="1" w:styleId="8BE9819478D2459F89902F98EFE143E4">
    <w:name w:val="8BE9819478D2459F89902F98EFE143E4"/>
    <w:rsid w:val="00BF4EA2"/>
  </w:style>
  <w:style w:type="paragraph" w:customStyle="1" w:styleId="847A48749A4C4AF59C0EAA623ABBFBC7">
    <w:name w:val="847A48749A4C4AF59C0EAA623ABBFBC7"/>
    <w:rsid w:val="00BF4E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4591F4D5F1D6340B1B66473E077D7FA" ma:contentTypeVersion="11" ma:contentTypeDescription="Create a new document." ma:contentTypeScope="" ma:versionID="380cfa20d1fc6e3f17c4234098ca9a2e">
  <xsd:schema xmlns:xsd="http://www.w3.org/2001/XMLSchema" xmlns:xs="http://www.w3.org/2001/XMLSchema" xmlns:p="http://schemas.microsoft.com/office/2006/metadata/properties" xmlns:ns2="fe8c6ab6-ac8c-4a78-b3e9-e34f709e91e9" targetNamespace="http://schemas.microsoft.com/office/2006/metadata/properties" ma:root="true" ma:fieldsID="89a71fa493a44b573b8c7dbbe9311437" ns2:_="">
    <xsd:import namespace="fe8c6ab6-ac8c-4a78-b3e9-e34f709e91e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8c6ab6-ac8c-4a78-b3e9-e34f709e91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0DBFAF3-C992-4CC3-9BFB-6FB6B57AD118}">
  <ds:schemaRefs>
    <ds:schemaRef ds:uri="http://schemas.microsoft.com/sharepoint/v3/contenttype/forms"/>
  </ds:schemaRefs>
</ds:datastoreItem>
</file>

<file path=customXml/itemProps2.xml><?xml version="1.0" encoding="utf-8"?>
<ds:datastoreItem xmlns:ds="http://schemas.openxmlformats.org/officeDocument/2006/customXml" ds:itemID="{48CA7405-3AC9-4548-BE64-1B3F1FFD835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8095FDE-0942-46A8-9F42-26718E40CB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8c6ab6-ac8c-4a78-b3e9-e34f709e91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13</Pages>
  <Words>42360</Words>
  <Characters>241453</Characters>
  <Application>Microsoft Office Word</Application>
  <DocSecurity>0</DocSecurity>
  <Lines>2012</Lines>
  <Paragraphs>566</Paragraphs>
  <ScaleCrop>false</ScaleCrop>
  <Company/>
  <LinksUpToDate>false</LinksUpToDate>
  <CharactersWithSpaces>283247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JINZHU WANG</dc:creator>
  <cp:keywords/>
  <dc:description/>
  <cp:lastModifiedBy>JINZHU WANG</cp:lastModifiedBy>
  <cp:revision>492</cp:revision>
  <dcterms:created xsi:type="dcterms:W3CDTF">2022-04-23T08:32:00Z</dcterms:created>
  <dcterms:modified xsi:type="dcterms:W3CDTF">2022-05-05T01:22:00Z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paper_2_urban_projection</vt:lpwstr>
  </property>
  <property fmtid="{D5CDD505-2E9C-101B-9397-08002B2CF9AE}" pid="3" name="CitaviDocumentProperty_0">
    <vt:lpwstr>9563ff4a-b601-4e5c-b658-cdca4023c4db</vt:lpwstr>
  </property>
  <property fmtid="{D5CDD505-2E9C-101B-9397-08002B2CF9AE}" pid="4" name="CitaviDocumentProperty_6">
    <vt:lpwstr>False</vt:lpwstr>
  </property>
  <property fmtid="{D5CDD505-2E9C-101B-9397-08002B2CF9AE}" pid="5" name="CitaviDocumentProperty_1">
    <vt:lpwstr>6.10.0.0</vt:lpwstr>
  </property>
  <property fmtid="{D5CDD505-2E9C-101B-9397-08002B2CF9AE}" pid="6" name="CitaviDocumentProperty_8">
    <vt:lpwstr>C:\Users\Lenovo\Documents\Citavi 6\Projects\paper_2_urban_projection\paper_2_urban_projection.ctv6</vt:lpwstr>
  </property>
  <property fmtid="{D5CDD505-2E9C-101B-9397-08002B2CF9AE}" pid="7" name="ContentTypeId">
    <vt:lpwstr>0x01010044591F4D5F1D6340B1B66473E077D7FA</vt:lpwstr>
  </property>
</Properties>
</file>