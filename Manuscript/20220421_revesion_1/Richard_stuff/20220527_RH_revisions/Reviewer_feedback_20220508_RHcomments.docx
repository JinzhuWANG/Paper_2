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r w:rsidR="00D404A9" w:rsidRPr="00A278CF">
        <w:rPr>
          <w:rFonts w:eastAsia="Times New Roman" w:cstheme="minorHAnsi"/>
          <w:sz w:val="23"/>
          <w:szCs w:val="23"/>
        </w:rPr>
        <w:t xml:space="preserve">regards,  </w:t>
      </w:r>
      <w:r w:rsidRPr="00A278CF">
        <w:rPr>
          <w:rFonts w:eastAsia="Times New Roman" w:cstheme="minorHAnsi"/>
          <w:sz w:val="23"/>
          <w:szCs w:val="23"/>
        </w:rPr>
        <w:t xml:space="preserve">  </w:t>
      </w:r>
      <w:r w:rsidRPr="00A278CF">
        <w:rPr>
          <w:rFonts w:eastAsia="Times New Roman" w:cstheme="minorHAnsi"/>
          <w:sz w:val="23"/>
          <w:szCs w:val="23"/>
        </w:rPr>
        <w:br/>
        <w:t xml:space="preserve">Alison </w:t>
      </w:r>
      <w:proofErr w:type="spellStart"/>
      <w:r w:rsidRPr="00A278CF">
        <w:rPr>
          <w:rFonts w:eastAsia="Times New Roman" w:cstheme="minorHAnsi"/>
          <w:sz w:val="23"/>
          <w:szCs w:val="23"/>
        </w:rPr>
        <w:t>Heppenstall</w:t>
      </w:r>
      <w:proofErr w:type="spellEnd"/>
      <w:r w:rsidRPr="00A278CF">
        <w:rPr>
          <w:rFonts w:eastAsia="Times New Roman" w:cstheme="minorHAnsi"/>
          <w:sz w:val="23"/>
          <w:szCs w:val="23"/>
        </w:rPr>
        <w:t xml:space="preserve">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tulo"/>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F060729" w14:textId="6B93E72F" w:rsidR="00321C03" w:rsidRPr="000E6ADE" w:rsidRDefault="00FE3CDC" w:rsidP="00321C03">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ins w:id="0" w:author="RICHARD JAMES HEWITT" w:date="2022-05-25T12:46:00Z">
        <w:r w:rsidR="008A78AE">
          <w:rPr>
            <w:rFonts w:eastAsia="Times New Roman" w:cstheme="minorHAnsi"/>
            <w:color w:val="2F5496" w:themeColor="accent1" w:themeShade="BF"/>
            <w:sz w:val="23"/>
            <w:szCs w:val="23"/>
          </w:rPr>
          <w:t xml:space="preserve">your positive evaluation of </w:t>
        </w:r>
      </w:ins>
      <w:commentRangeStart w:id="1"/>
      <w:del w:id="2" w:author="RICHARD JAMES HEWITT" w:date="2022-05-25T12:46:00Z">
        <w:r w:rsidR="00EA4439" w:rsidDel="008A78AE">
          <w:rPr>
            <w:rFonts w:eastAsia="Times New Roman" w:cstheme="minorHAnsi"/>
            <w:color w:val="2F5496" w:themeColor="accent1" w:themeShade="BF"/>
            <w:sz w:val="23"/>
            <w:szCs w:val="23"/>
          </w:rPr>
          <w:delText>confirming</w:delText>
        </w:r>
      </w:del>
      <w:commentRangeEnd w:id="1"/>
      <w:r w:rsidR="00FB5F72">
        <w:rPr>
          <w:rStyle w:val="Refdecomentario"/>
        </w:rPr>
        <w:commentReference w:id="1"/>
      </w:r>
      <w:r w:rsidR="00EA4439">
        <w:rPr>
          <w:rFonts w:eastAsia="Times New Roman" w:cstheme="minorHAnsi"/>
          <w:color w:val="2F5496" w:themeColor="accent1" w:themeShade="BF"/>
          <w:sz w:val="23"/>
          <w:szCs w:val="23"/>
        </w:rPr>
        <w:t xml:space="preserve">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321C03">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w:t>
      </w:r>
      <w:commentRangeStart w:id="3"/>
      <w:r>
        <w:rPr>
          <w:rFonts w:eastAsia="Times New Roman" w:cstheme="minorHAnsi"/>
          <w:color w:val="2F5496" w:themeColor="accent1" w:themeShade="BF"/>
          <w:sz w:val="23"/>
          <w:szCs w:val="23"/>
        </w:rPr>
        <w:t>section</w:t>
      </w:r>
      <w:commentRangeEnd w:id="3"/>
      <w:r w:rsidR="00FB5F72">
        <w:rPr>
          <w:rStyle w:val="Refdecomentario"/>
        </w:rPr>
        <w:commentReference w:id="3"/>
      </w:r>
      <w:r>
        <w:rPr>
          <w:rFonts w:eastAsia="Times New Roman" w:cstheme="minorHAnsi"/>
          <w:color w:val="2F5496" w:themeColor="accent1" w:themeShade="BF"/>
          <w:sz w:val="23"/>
          <w:szCs w:val="23"/>
        </w:rPr>
        <w:t xml:space="preserve">. </w:t>
      </w:r>
    </w:p>
    <w:p w14:paraId="238EAB8D" w14:textId="0E8B1355" w:rsidR="0041581D" w:rsidRPr="00321C03" w:rsidRDefault="0041581D" w:rsidP="00321C03">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w:t>
      </w:r>
      <w:r w:rsidR="005D5E0E" w:rsidRPr="00321C03">
        <w:rPr>
          <w:rFonts w:eastAsia="Times New Roman" w:cstheme="minorHAnsi"/>
          <w:i/>
          <w:iCs/>
          <w:color w:val="000000" w:themeColor="text1"/>
          <w:sz w:val="19"/>
          <w:szCs w:val="19"/>
        </w:rPr>
        <w:t>used to train U-Net models</w:t>
      </w:r>
      <w:r w:rsidRPr="00321C03">
        <w:rPr>
          <w:rFonts w:eastAsia="Times New Roman" w:cstheme="minorHAnsi"/>
          <w:i/>
          <w:iCs/>
          <w:color w:val="000000" w:themeColor="text1"/>
          <w:sz w:val="19"/>
          <w:szCs w:val="19"/>
        </w:rPr>
        <w:t>. (This table</w:t>
      </w:r>
      <w:r w:rsidR="00512341" w:rsidRPr="00321C03">
        <w:rPr>
          <w:rFonts w:eastAsia="Times New Roman" w:cstheme="minorHAnsi"/>
          <w:i/>
          <w:iCs/>
          <w:color w:val="000000" w:themeColor="text1"/>
          <w:sz w:val="19"/>
          <w:szCs w:val="19"/>
        </w:rPr>
        <w:t xml:space="preserve"> is</w:t>
      </w:r>
      <w:r w:rsidRPr="00321C03">
        <w:rPr>
          <w:rFonts w:eastAsia="Times New Roman" w:cstheme="minorHAnsi"/>
          <w:i/>
          <w:iCs/>
          <w:color w:val="000000" w:themeColor="text1"/>
          <w:sz w:val="19"/>
          <w:szCs w:val="19"/>
        </w:rPr>
        <w:t xml:space="preserve"> </w:t>
      </w:r>
      <w:r w:rsidR="00512341" w:rsidRPr="00321C03">
        <w:rPr>
          <w:rFonts w:eastAsia="Times New Roman" w:cstheme="minorHAnsi" w:hint="eastAsia"/>
          <w:i/>
          <w:iCs/>
          <w:color w:val="000000" w:themeColor="text1"/>
          <w:sz w:val="19"/>
          <w:szCs w:val="19"/>
        </w:rPr>
        <w:t>ins</w:t>
      </w:r>
      <w:r w:rsidR="00512341" w:rsidRPr="00321C03">
        <w:rPr>
          <w:rFonts w:eastAsia="Times New Roman" w:cstheme="minorHAnsi"/>
          <w:i/>
          <w:iCs/>
          <w:color w:val="000000" w:themeColor="text1"/>
          <w:sz w:val="19"/>
          <w:szCs w:val="19"/>
        </w:rPr>
        <w:t xml:space="preserve">erted </w:t>
      </w:r>
      <w:r w:rsidR="00DC3E67" w:rsidRPr="00321C03">
        <w:rPr>
          <w:rFonts w:eastAsia="Times New Roman" w:cstheme="minorHAnsi"/>
          <w:i/>
          <w:iCs/>
          <w:color w:val="000000" w:themeColor="text1"/>
          <w:sz w:val="19"/>
          <w:szCs w:val="19"/>
        </w:rPr>
        <w:t xml:space="preserve">in </w:t>
      </w:r>
      <w:r w:rsidR="007932AE" w:rsidRPr="00321C03">
        <w:rPr>
          <w:rFonts w:eastAsia="Times New Roman" w:cstheme="minorHAnsi"/>
          <w:i/>
          <w:iCs/>
          <w:color w:val="000000" w:themeColor="text1"/>
          <w:sz w:val="19"/>
          <w:szCs w:val="19"/>
        </w:rPr>
        <w:t>the “2.4. Data preprocessing”)</w:t>
      </w:r>
    </w:p>
    <w:tbl>
      <w:tblPr>
        <w:tblStyle w:val="Tablaconcuadrcula"/>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321C03" w:rsidRPr="00321C03" w14:paraId="14C9D96B" w14:textId="014A0913" w:rsidTr="00321C03">
        <w:trPr>
          <w:trHeight w:val="256"/>
        </w:trPr>
        <w:tc>
          <w:tcPr>
            <w:tcW w:w="2020" w:type="dxa"/>
            <w:tcBorders>
              <w:top w:val="single" w:sz="4" w:space="0" w:color="auto"/>
              <w:bottom w:val="single" w:sz="4" w:space="0" w:color="auto"/>
            </w:tcBorders>
            <w:vAlign w:val="center"/>
          </w:tcPr>
          <w:p w14:paraId="33580C93" w14:textId="0746D797"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53E740C3" w14:textId="4789C7A2"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9AC5F1D" w14:textId="32FC736D"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104ADCC5" w14:textId="0508A993"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w:t>
            </w:r>
            <w:r w:rsidR="005676D9" w:rsidRPr="00321C03">
              <w:rPr>
                <w:rFonts w:eastAsia="Times New Roman" w:cstheme="minorHAnsi"/>
                <w:i/>
                <w:iCs/>
                <w:color w:val="000000" w:themeColor="text1"/>
                <w:sz w:val="19"/>
                <w:szCs w:val="19"/>
              </w:rPr>
              <w:t>olution</w:t>
            </w:r>
          </w:p>
        </w:tc>
      </w:tr>
      <w:tr w:rsidR="00321C03" w:rsidRPr="00321C03" w14:paraId="112FAAA3" w14:textId="3132F577" w:rsidTr="00321C03">
        <w:trPr>
          <w:trHeight w:val="245"/>
        </w:trPr>
        <w:tc>
          <w:tcPr>
            <w:tcW w:w="2020" w:type="dxa"/>
            <w:tcBorders>
              <w:top w:val="single" w:sz="4" w:space="0" w:color="auto"/>
            </w:tcBorders>
            <w:vAlign w:val="center"/>
          </w:tcPr>
          <w:p w14:paraId="1EA69758" w14:textId="31546324"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 use</w:t>
            </w:r>
          </w:p>
        </w:tc>
        <w:tc>
          <w:tcPr>
            <w:tcW w:w="2033" w:type="dxa"/>
            <w:tcBorders>
              <w:top w:val="single" w:sz="4" w:space="0" w:color="auto"/>
            </w:tcBorders>
            <w:vAlign w:val="center"/>
          </w:tcPr>
          <w:p w14:paraId="7808CAA8" w14:textId="08215909"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w:t>
            </w:r>
            <w:r w:rsidR="005676D9" w:rsidRPr="00321C03">
              <w:rPr>
                <w:rFonts w:eastAsia="Times New Roman" w:cstheme="minorHAnsi"/>
                <w:i/>
                <w:iCs/>
                <w:color w:val="000000" w:themeColor="text1"/>
                <w:sz w:val="19"/>
                <w:szCs w:val="19"/>
              </w:rPr>
              <w:t>, 2018</w:t>
            </w:r>
          </w:p>
        </w:tc>
        <w:tc>
          <w:tcPr>
            <w:tcW w:w="2893" w:type="dxa"/>
            <w:tcBorders>
              <w:top w:val="single" w:sz="4" w:space="0" w:color="auto"/>
            </w:tcBorders>
            <w:vAlign w:val="center"/>
          </w:tcPr>
          <w:p w14:paraId="04537802" w14:textId="5467DB52" w:rsidR="00397711" w:rsidRPr="00321C03" w:rsidRDefault="000D3878" w:rsidP="006971E4">
            <w:pPr>
              <w:spacing w:line="276" w:lineRule="auto"/>
              <w:ind w:left="17"/>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e4ad1667-0d5c-4081-9981-b3bfb611d099"/>
                <w:id w:val="-1896573269"/>
                <w:placeholder>
                  <w:docPart w:val="FA72EC7D5D824307BE546C33863E6CE2"/>
                </w:placeholder>
              </w:sdt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Wang et al.</w:t>
                </w:r>
                <w:r w:rsidR="00F81436" w:rsidRPr="00321C03">
                  <w:rPr>
                    <w:rFonts w:cstheme="minorHAnsi"/>
                    <w:i/>
                    <w:iCs/>
                    <w:noProof/>
                    <w:color w:val="000000" w:themeColor="text1"/>
                    <w:sz w:val="19"/>
                    <w:szCs w:val="19"/>
                  </w:rPr>
                  <w:fldChar w:fldCharType="end"/>
                </w:r>
              </w:sdtContent>
            </w:sdt>
            <w:r w:rsidR="00F81436"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(2021b)</w:t>
                </w:r>
                <w:r w:rsidR="00F81436"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AFFA43C" w14:textId="2DDB09D6" w:rsidR="00397711" w:rsidRPr="00321C03" w:rsidRDefault="005676D9"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17B8690A" w14:textId="77777777" w:rsidTr="00321C03">
        <w:trPr>
          <w:trHeight w:val="245"/>
        </w:trPr>
        <w:tc>
          <w:tcPr>
            <w:tcW w:w="2020" w:type="dxa"/>
            <w:vAlign w:val="center"/>
          </w:tcPr>
          <w:p w14:paraId="76F65BA2" w14:textId="6261F828"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64265800" w14:textId="4B85D8FD"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vAlign w:val="center"/>
          </w:tcPr>
          <w:p w14:paraId="2E0AE579" w14:textId="57C80107"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731214E4" w14:textId="2EDC50DF"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2D7E51CC" w14:textId="3C763BEA" w:rsidTr="00321C03">
        <w:trPr>
          <w:trHeight w:val="256"/>
        </w:trPr>
        <w:tc>
          <w:tcPr>
            <w:tcW w:w="2020" w:type="dxa"/>
            <w:tcBorders>
              <w:bottom w:val="single" w:sz="4" w:space="0" w:color="auto"/>
            </w:tcBorders>
            <w:vAlign w:val="center"/>
          </w:tcPr>
          <w:p w14:paraId="6CB1F4BF" w14:textId="7A12270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020732CF" w14:textId="4912925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tcBorders>
              <w:bottom w:val="single" w:sz="4" w:space="0" w:color="auto"/>
            </w:tcBorders>
            <w:vAlign w:val="center"/>
          </w:tcPr>
          <w:p w14:paraId="6934E692" w14:textId="68FCA8D0"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1EE55F18" w14:textId="6A4A73BB"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489BFEE6" w14:textId="1ADB03D2" w:rsidR="0041581D" w:rsidRPr="00321C03" w:rsidRDefault="00512341" w:rsidP="00321C03">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007A431D" w:rsidRPr="00321C03">
        <w:rPr>
          <w:rFonts w:eastAsia="Times New Roman" w:cstheme="minorHAnsi"/>
          <w:i/>
          <w:iCs/>
          <w:color w:val="000000" w:themeColor="text1"/>
          <w:sz w:val="17"/>
          <w:szCs w:val="17"/>
        </w:rPr>
        <w:t xml:space="preserve">* </w:t>
      </w:r>
      <w:r w:rsidR="00994279" w:rsidRPr="00321C03">
        <w:rPr>
          <w:rFonts w:eastAsia="Times New Roman" w:cstheme="minorHAnsi"/>
          <w:i/>
          <w:iCs/>
          <w:color w:val="000000" w:themeColor="text1"/>
          <w:sz w:val="17"/>
          <w:szCs w:val="17"/>
        </w:rPr>
        <w:t>Note, the elevation and slope data were used in 1994, 2006, and 2018 despite their being acquired in 2000.</w:t>
      </w:r>
    </w:p>
    <w:p w14:paraId="4043CDED" w14:textId="6EF4D274" w:rsidR="0087563E" w:rsidRDefault="000B360E" w:rsidP="00DE3B54">
      <w:pPr>
        <w:spacing w:line="276" w:lineRule="auto"/>
        <w:ind w:left="567"/>
        <w:rPr>
          <w:rFonts w:eastAsia="Times New Roman" w:cstheme="minorHAnsi"/>
          <w:color w:val="2F5496" w:themeColor="accent1" w:themeShade="BF"/>
          <w:sz w:val="23"/>
          <w:szCs w:val="23"/>
        </w:rPr>
      </w:pPr>
      <w:commentRangeStart w:id="4"/>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w:t>
      </w:r>
      <w:r w:rsidR="00DB12DD">
        <w:rPr>
          <w:rFonts w:eastAsia="Times New Roman" w:cstheme="minorHAnsi"/>
          <w:color w:val="2F5496" w:themeColor="accent1" w:themeShade="BF"/>
          <w:sz w:val="23"/>
          <w:szCs w:val="23"/>
        </w:rPr>
        <w:t xml:space="preserve">the </w:t>
      </w:r>
      <w:r>
        <w:rPr>
          <w:rFonts w:eastAsia="Times New Roman" w:cstheme="minorHAnsi"/>
          <w:color w:val="2F5496" w:themeColor="accent1" w:themeShade="BF"/>
          <w:sz w:val="23"/>
          <w:szCs w:val="23"/>
        </w:rPr>
        <w:t xml:space="preserve">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w:t>
      </w:r>
      <w:r w:rsidR="00F61455">
        <w:rPr>
          <w:rFonts w:eastAsia="Times New Roman" w:cstheme="minorHAnsi"/>
          <w:color w:val="2F5496" w:themeColor="accent1" w:themeShade="BF"/>
          <w:sz w:val="23"/>
          <w:szCs w:val="23"/>
        </w:rPr>
        <w:t>learn</w:t>
      </w:r>
      <w:r w:rsidR="002B46CF">
        <w:rPr>
          <w:rFonts w:eastAsia="Times New Roman" w:cstheme="minorHAnsi"/>
          <w:color w:val="2F5496" w:themeColor="accent1" w:themeShade="BF"/>
          <w:sz w:val="23"/>
          <w:szCs w:val="23"/>
        </w:rPr>
        <w:t xml:space="preserve"> urban growth</w:t>
      </w:r>
      <w:r w:rsidR="00151193">
        <w:rPr>
          <w:rFonts w:eastAsia="Times New Roman" w:cstheme="minorHAnsi"/>
          <w:color w:val="2F5496" w:themeColor="accent1" w:themeShade="BF"/>
          <w:sz w:val="23"/>
          <w:szCs w:val="23"/>
        </w:rPr>
        <w:t xml:space="preserve"> </w:t>
      </w:r>
      <w:r w:rsidR="00F61455">
        <w:rPr>
          <w:rFonts w:eastAsia="Times New Roman" w:cstheme="minorHAnsi"/>
          <w:color w:val="2F5496" w:themeColor="accent1" w:themeShade="BF"/>
          <w:sz w:val="23"/>
          <w:szCs w:val="23"/>
        </w:rPr>
        <w:t xml:space="preserve">patterns </w:t>
      </w:r>
      <w:r w:rsidR="00151193">
        <w:rPr>
          <w:rFonts w:eastAsia="Times New Roman" w:cstheme="minorHAnsi"/>
          <w:color w:val="2F5496" w:themeColor="accent1" w:themeShade="BF"/>
          <w:sz w:val="23"/>
          <w:szCs w:val="23"/>
        </w:rPr>
        <w:t>(i.e.,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 xml:space="preserve">regression in a neighborhood </w:t>
      </w:r>
      <w:r w:rsidR="00151193">
        <w:rPr>
          <w:rFonts w:eastAsia="Times New Roman" w:cstheme="minorHAnsi"/>
          <w:color w:val="2F5496" w:themeColor="accent1" w:themeShade="BF"/>
          <w:sz w:val="23"/>
          <w:szCs w:val="23"/>
        </w:rPr>
        <w:t xml:space="preserve">to </w:t>
      </w:r>
      <w:r w:rsidR="00F61455">
        <w:rPr>
          <w:rFonts w:eastAsia="Times New Roman" w:cstheme="minorHAnsi"/>
          <w:color w:val="2F5496" w:themeColor="accent1" w:themeShade="BF"/>
          <w:sz w:val="23"/>
          <w:szCs w:val="23"/>
        </w:rPr>
        <w:t xml:space="preserve">translate </w:t>
      </w:r>
      <w:r w:rsidR="00686AF4">
        <w:rPr>
          <w:rFonts w:eastAsia="Times New Roman" w:cstheme="minorHAnsi"/>
          <w:color w:val="2F5496" w:themeColor="accent1" w:themeShade="BF"/>
          <w:sz w:val="23"/>
          <w:szCs w:val="23"/>
        </w:rPr>
        <w:t xml:space="preserve">driving factors </w:t>
      </w:r>
      <w:r w:rsidR="00F75505">
        <w:rPr>
          <w:rFonts w:eastAsia="Times New Roman" w:cstheme="minorHAnsi"/>
          <w:color w:val="2F5496" w:themeColor="accent1" w:themeShade="BF"/>
          <w:sz w:val="23"/>
          <w:szCs w:val="23"/>
        </w:rPr>
        <w:t>into transition rules.</w:t>
      </w:r>
    </w:p>
    <w:p w14:paraId="33091394" w14:textId="59D1C468" w:rsidR="000C7074" w:rsidRPr="000B360E" w:rsidRDefault="006B7EC4"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181ED2">
        <w:rPr>
          <w:rFonts w:eastAsia="Times New Roman" w:cstheme="minorHAnsi"/>
          <w:color w:val="2F5496" w:themeColor="accent1" w:themeShade="BF"/>
          <w:sz w:val="23"/>
          <w:szCs w:val="23"/>
        </w:rPr>
        <w:t xml:space="preserve">he U-Net itself is </w:t>
      </w:r>
      <w:r>
        <w:rPr>
          <w:rFonts w:eastAsia="Times New Roman" w:cstheme="minorHAnsi"/>
          <w:color w:val="2F5496" w:themeColor="accent1" w:themeShade="BF"/>
          <w:sz w:val="23"/>
          <w:szCs w:val="23"/>
        </w:rPr>
        <w:t xml:space="preserve">a new </w:t>
      </w:r>
      <w:r w:rsidR="009A537C">
        <w:rPr>
          <w:rFonts w:eastAsia="Times New Roman" w:cstheme="minorHAnsi"/>
          <w:color w:val="2F5496" w:themeColor="accent1" w:themeShade="BF"/>
          <w:sz w:val="23"/>
          <w:szCs w:val="23"/>
        </w:rPr>
        <w:t>architecture</w:t>
      </w:r>
      <w:r w:rsidR="00004858">
        <w:rPr>
          <w:rFonts w:eastAsia="Times New Roman" w:cstheme="minorHAnsi"/>
          <w:color w:val="2F5496" w:themeColor="accent1" w:themeShade="BF"/>
          <w:sz w:val="23"/>
          <w:szCs w:val="23"/>
        </w:rPr>
        <w:t xml:space="preserve"> </w:t>
      </w:r>
      <w:r w:rsidR="009A537C">
        <w:rPr>
          <w:rFonts w:eastAsia="Times New Roman" w:cstheme="minorHAnsi"/>
          <w:color w:val="2F5496" w:themeColor="accent1" w:themeShade="BF"/>
          <w:sz w:val="23"/>
          <w:szCs w:val="23"/>
        </w:rPr>
        <w:t xml:space="preserve">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475538">
        <w:rPr>
          <w:rFonts w:eastAsia="Times New Roman" w:cstheme="minorHAnsi"/>
          <w:color w:val="2F5496" w:themeColor="accent1" w:themeShade="BF"/>
          <w:sz w:val="23"/>
          <w:szCs w:val="23"/>
        </w:rPr>
        <w:t xml:space="preserve"> and while it has been applied across several fields, it is still an emerging technology</w:t>
      </w:r>
      <w:r w:rsidR="009A537C">
        <w:rPr>
          <w:rFonts w:eastAsia="Times New Roman" w:cstheme="minorHAnsi"/>
          <w:color w:val="2F5496" w:themeColor="accent1" w:themeShade="BF"/>
          <w:sz w:val="23"/>
          <w:szCs w:val="23"/>
        </w:rPr>
        <w:t>.</w:t>
      </w:r>
      <w:r w:rsidR="00E47E99">
        <w:rPr>
          <w:rFonts w:eastAsia="Times New Roman" w:cstheme="minorHAnsi"/>
          <w:color w:val="2F5496" w:themeColor="accent1" w:themeShade="BF"/>
          <w:sz w:val="23"/>
          <w:szCs w:val="23"/>
        </w:rPr>
        <w:t xml:space="preserve"> </w:t>
      </w:r>
      <w:r w:rsidR="00475538">
        <w:rPr>
          <w:rFonts w:eastAsia="Times New Roman" w:cstheme="minorHAnsi"/>
          <w:color w:val="2F5496" w:themeColor="accent1" w:themeShade="BF"/>
          <w:sz w:val="23"/>
          <w:szCs w:val="23"/>
        </w:rPr>
        <w:t>W</w:t>
      </w:r>
      <w:r w:rsidR="00E47E99">
        <w:rPr>
          <w:rFonts w:eastAsia="Times New Roman" w:cstheme="minorHAnsi"/>
          <w:color w:val="2F5496" w:themeColor="accent1" w:themeShade="BF"/>
          <w:sz w:val="23"/>
          <w:szCs w:val="23"/>
        </w:rPr>
        <w:t xml:space="preserve">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on </w:t>
      </w:r>
      <w:r w:rsidR="002E1AA3">
        <w:rPr>
          <w:rFonts w:eastAsia="Times New Roman" w:cstheme="minorHAnsi"/>
          <w:color w:val="2F5496" w:themeColor="accent1" w:themeShade="BF"/>
          <w:sz w:val="23"/>
          <w:szCs w:val="23"/>
        </w:rPr>
        <w:t xml:space="preserve">the application of U-Net </w:t>
      </w:r>
      <w:r w:rsidR="001218F6">
        <w:rPr>
          <w:rFonts w:eastAsia="Times New Roman" w:cstheme="minorHAnsi"/>
          <w:color w:val="2F5496" w:themeColor="accent1" w:themeShade="BF"/>
          <w:sz w:val="23"/>
          <w:szCs w:val="23"/>
        </w:rPr>
        <w:t>to</w:t>
      </w:r>
      <w:r w:rsidR="00BE246C">
        <w:rPr>
          <w:rFonts w:eastAsia="Times New Roman" w:cstheme="minorHAnsi"/>
          <w:color w:val="2F5496" w:themeColor="accent1" w:themeShade="BF"/>
          <w:sz w:val="23"/>
          <w:szCs w:val="23"/>
        </w:rPr>
        <w:t xml:space="preserve"> </w:t>
      </w:r>
      <w:r w:rsidR="002E1AA3">
        <w:rPr>
          <w:rFonts w:eastAsia="Times New Roman" w:cstheme="minorHAnsi"/>
          <w:color w:val="2F5496" w:themeColor="accent1" w:themeShade="BF"/>
          <w:sz w:val="23"/>
          <w:szCs w:val="23"/>
        </w:rPr>
        <w:t xml:space="preserve">the </w:t>
      </w:r>
      <w:r w:rsidR="001218F6">
        <w:rPr>
          <w:rFonts w:eastAsia="Times New Roman" w:cstheme="minorHAnsi"/>
          <w:color w:val="2F5496" w:themeColor="accent1" w:themeShade="BF"/>
          <w:sz w:val="23"/>
          <w:szCs w:val="23"/>
        </w:rPr>
        <w:t xml:space="preserve">mainstream </w:t>
      </w:r>
      <w:r w:rsidR="004E3574">
        <w:rPr>
          <w:rFonts w:eastAsia="Times New Roman" w:cstheme="minorHAnsi"/>
          <w:color w:val="2F5496" w:themeColor="accent1" w:themeShade="BF"/>
          <w:sz w:val="23"/>
          <w:szCs w:val="23"/>
        </w:rPr>
        <w:t>urban simulation</w:t>
      </w:r>
      <w:r w:rsidR="002E1AA3">
        <w:rPr>
          <w:rFonts w:eastAsia="Times New Roman" w:cstheme="minorHAnsi"/>
          <w:color w:val="2F5496" w:themeColor="accent1" w:themeShade="BF"/>
          <w:sz w:val="23"/>
          <w:szCs w:val="23"/>
        </w:rPr>
        <w:t xml:space="preserve"> field which is currently dominated by CA-based methods</w:t>
      </w:r>
      <w:r w:rsidR="003D5A85">
        <w:rPr>
          <w:rFonts w:eastAsia="Times New Roman" w:cstheme="minorHAnsi"/>
          <w:color w:val="2F5496" w:themeColor="accent1" w:themeShade="BF"/>
          <w:sz w:val="23"/>
          <w:szCs w:val="23"/>
        </w:rPr>
        <w:t>, with its advantages being</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1) automated extract</w:t>
      </w:r>
      <w:r w:rsidR="003D5A85">
        <w:rPr>
          <w:rFonts w:eastAsia="Times New Roman" w:cstheme="minorHAnsi"/>
          <w:color w:val="2F5496" w:themeColor="accent1" w:themeShade="BF"/>
          <w:sz w:val="23"/>
          <w:szCs w:val="23"/>
        </w:rPr>
        <w:t>ion of</w:t>
      </w:r>
      <w:r w:rsidR="00043616">
        <w:rPr>
          <w:rFonts w:eastAsia="Times New Roman" w:cstheme="minorHAnsi"/>
          <w:color w:val="2F5496" w:themeColor="accent1" w:themeShade="BF"/>
          <w:sz w:val="23"/>
          <w:szCs w:val="23"/>
        </w:rPr>
        <w:t xml:space="preserve">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w:t>
      </w:r>
      <w:r w:rsidR="00B05163">
        <w:rPr>
          <w:rFonts w:eastAsia="Times New Roman" w:cstheme="minorHAnsi"/>
          <w:color w:val="2F5496" w:themeColor="accent1" w:themeShade="BF"/>
          <w:sz w:val="23"/>
          <w:szCs w:val="23"/>
        </w:rPr>
        <w:t xml:space="preserve">learning complex spatial </w:t>
      </w:r>
      <w:r w:rsidR="005D42D2">
        <w:rPr>
          <w:rFonts w:eastAsia="Times New Roman" w:cstheme="minorHAnsi"/>
          <w:color w:val="2F5496" w:themeColor="accent1" w:themeShade="BF"/>
          <w:sz w:val="23"/>
          <w:szCs w:val="23"/>
        </w:rPr>
        <w:t xml:space="preserve">features </w:t>
      </w:r>
      <w:r w:rsidR="00B05163">
        <w:rPr>
          <w:rFonts w:eastAsia="Times New Roman" w:cstheme="minorHAnsi"/>
          <w:color w:val="2F5496" w:themeColor="accent1" w:themeShade="BF"/>
          <w:sz w:val="23"/>
          <w:szCs w:val="23"/>
        </w:rPr>
        <w:t>and processes of urban development</w:t>
      </w:r>
      <w:r w:rsidR="005D42D2">
        <w:rPr>
          <w:rFonts w:eastAsia="Times New Roman" w:cstheme="minorHAnsi"/>
          <w:color w:val="2F5496" w:themeColor="accent1" w:themeShade="BF"/>
          <w:sz w:val="23"/>
          <w:szCs w:val="23"/>
        </w:rPr>
        <w:t>.</w:t>
      </w:r>
      <w:r w:rsidR="00B63948">
        <w:rPr>
          <w:rFonts w:eastAsia="Times New Roman" w:cstheme="minorHAnsi"/>
          <w:color w:val="2F5496" w:themeColor="accent1" w:themeShade="BF"/>
          <w:sz w:val="23"/>
          <w:szCs w:val="23"/>
        </w:rPr>
        <w:t xml:space="preserve"> </w:t>
      </w:r>
      <w:r w:rsidR="004D050F">
        <w:rPr>
          <w:rFonts w:eastAsia="Times New Roman" w:cstheme="minorHAnsi"/>
          <w:color w:val="2F5496" w:themeColor="accent1" w:themeShade="BF"/>
          <w:sz w:val="23"/>
          <w:szCs w:val="23"/>
        </w:rPr>
        <w:t>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commentRangeEnd w:id="4"/>
      <w:r w:rsidR="00722E08">
        <w:rPr>
          <w:rStyle w:val="Refdecomentario"/>
        </w:rPr>
        <w:commentReference w:id="4"/>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4493E3DF" w:rsidR="009A1B69" w:rsidRDefault="000856D2" w:rsidP="00DE3B54">
      <w:pPr>
        <w:spacing w:line="276" w:lineRule="auto"/>
        <w:ind w:left="567"/>
        <w:rPr>
          <w:rFonts w:eastAsia="Times New Roman" w:cstheme="minorHAnsi"/>
          <w:color w:val="2F5496" w:themeColor="accent1" w:themeShade="BF"/>
          <w:sz w:val="23"/>
          <w:szCs w:val="23"/>
        </w:rPr>
      </w:pPr>
      <w:commentRangeStart w:id="5"/>
      <w:commentRangeStart w:id="6"/>
      <w:r>
        <w:rPr>
          <w:rFonts w:eastAsia="Times New Roman" w:cstheme="minorHAnsi"/>
          <w:color w:val="2F5496" w:themeColor="accent1" w:themeShade="BF"/>
          <w:sz w:val="23"/>
          <w:szCs w:val="23"/>
        </w:rPr>
        <w:t>We computed the patch number and l</w:t>
      </w:r>
      <w:r w:rsidRPr="007307B5">
        <w:rPr>
          <w:rFonts w:eastAsia="Times New Roman" w:cstheme="minorHAnsi"/>
          <w:color w:val="2F5496" w:themeColor="accent1" w:themeShade="BF"/>
          <w:sz w:val="23"/>
          <w:szCs w:val="23"/>
        </w:rPr>
        <w:t xml:space="preserve">andscape shape index </w:t>
      </w:r>
      <w:r>
        <w:rPr>
          <w:rFonts w:eastAsia="Times New Roman" w:cstheme="minorHAnsi"/>
          <w:color w:val="2F5496" w:themeColor="accent1" w:themeShade="BF"/>
          <w:sz w:val="23"/>
          <w:szCs w:val="23"/>
        </w:rPr>
        <w:t>to quantitatively assess the performance of the U-Net simulation</w:t>
      </w:r>
      <w:commentRangeEnd w:id="5"/>
      <w:r w:rsidR="00D217F5">
        <w:rPr>
          <w:rStyle w:val="Refdecomentario"/>
        </w:rPr>
        <w:commentReference w:id="5"/>
      </w:r>
      <w:r>
        <w:rPr>
          <w:rFonts w:eastAsia="Times New Roman" w:cstheme="minorHAnsi"/>
          <w:color w:val="2F5496" w:themeColor="accent1" w:themeShade="BF"/>
          <w:sz w:val="23"/>
          <w:szCs w:val="23"/>
        </w:rPr>
        <w:t xml:space="preserve">. </w:t>
      </w:r>
      <w:r w:rsidR="00EA1603">
        <w:rPr>
          <w:rFonts w:eastAsia="Times New Roman" w:cstheme="minorHAnsi"/>
          <w:color w:val="2F5496" w:themeColor="accent1" w:themeShade="BF"/>
          <w:sz w:val="23"/>
          <w:szCs w:val="23"/>
        </w:rPr>
        <w:t xml:space="preserve">However, </w:t>
      </w:r>
      <w:r w:rsidR="00EE5052">
        <w:rPr>
          <w:rFonts w:eastAsia="Times New Roman" w:cstheme="minorHAnsi"/>
          <w:color w:val="2F5496" w:themeColor="accent1" w:themeShade="BF"/>
          <w:sz w:val="23"/>
          <w:szCs w:val="23"/>
        </w:rPr>
        <w:t>“</w:t>
      </w:r>
      <w:r w:rsidR="00EE5052"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sidR="00EE5052">
        <w:rPr>
          <w:rFonts w:eastAsia="Times New Roman" w:cstheme="minorHAnsi"/>
          <w:color w:val="2F5496" w:themeColor="accent1" w:themeShade="BF"/>
          <w:sz w:val="23"/>
          <w:szCs w:val="23"/>
        </w:rPr>
        <w:t xml:space="preserve">” could </w:t>
      </w:r>
      <w:r w:rsidR="00EA1603">
        <w:rPr>
          <w:rFonts w:eastAsia="Times New Roman" w:cstheme="minorHAnsi"/>
          <w:color w:val="2F5496" w:themeColor="accent1" w:themeShade="BF"/>
          <w:sz w:val="23"/>
          <w:szCs w:val="23"/>
        </w:rPr>
        <w:t xml:space="preserve">not </w:t>
      </w:r>
      <w:r w:rsidR="00EE5052">
        <w:rPr>
          <w:rFonts w:eastAsia="Times New Roman" w:cstheme="minorHAnsi"/>
          <w:color w:val="2F5496" w:themeColor="accent1" w:themeShade="BF"/>
          <w:sz w:val="23"/>
          <w:szCs w:val="23"/>
        </w:rPr>
        <w:t xml:space="preserve">be </w:t>
      </w:r>
      <w:r w:rsidR="009807FC">
        <w:rPr>
          <w:rFonts w:eastAsia="Times New Roman" w:cstheme="minorHAnsi"/>
          <w:color w:val="2F5496" w:themeColor="accent1" w:themeShade="BF"/>
          <w:sz w:val="23"/>
          <w:szCs w:val="23"/>
        </w:rPr>
        <w:t xml:space="preserve">quantified </w:t>
      </w:r>
      <w:r w:rsidR="009A74A0">
        <w:rPr>
          <w:rFonts w:eastAsia="Times New Roman" w:cstheme="minorHAnsi"/>
          <w:color w:val="2F5496" w:themeColor="accent1" w:themeShade="BF"/>
          <w:sz w:val="23"/>
          <w:szCs w:val="23"/>
        </w:rPr>
        <w:t xml:space="preserve">by </w:t>
      </w:r>
      <w:r w:rsidR="001157EA">
        <w:rPr>
          <w:rFonts w:eastAsia="Times New Roman" w:cstheme="minorHAnsi"/>
          <w:color w:val="2F5496" w:themeColor="accent1" w:themeShade="BF"/>
          <w:sz w:val="23"/>
          <w:szCs w:val="23"/>
        </w:rPr>
        <w:t xml:space="preserve">current landscape </w:t>
      </w:r>
      <w:r w:rsidR="00FE1EB5">
        <w:rPr>
          <w:rFonts w:eastAsia="Times New Roman" w:cstheme="minorHAnsi"/>
          <w:color w:val="2F5496" w:themeColor="accent1" w:themeShade="BF"/>
          <w:sz w:val="23"/>
          <w:szCs w:val="23"/>
        </w:rPr>
        <w:t xml:space="preserve">shape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which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capture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w:t>
      </w:r>
      <w:r w:rsidR="009842CA">
        <w:rPr>
          <w:rFonts w:eastAsia="Times New Roman" w:cstheme="minorHAnsi"/>
          <w:color w:val="2F5496" w:themeColor="accent1" w:themeShade="BF"/>
          <w:sz w:val="23"/>
          <w:szCs w:val="23"/>
        </w:rPr>
        <w:t xml:space="preserve">high-level </w:t>
      </w:r>
      <w:r w:rsidR="00C46F1E">
        <w:rPr>
          <w:rFonts w:eastAsia="Times New Roman" w:cstheme="minorHAnsi"/>
          <w:color w:val="2F5496" w:themeColor="accent1" w:themeShade="BF"/>
          <w:sz w:val="23"/>
          <w:szCs w:val="23"/>
        </w:rPr>
        <w:t>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1LTExVDExOjI2OjEx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S4wLjAifQ==}</w:instrText>
          </w:r>
          <w:r w:rsidR="003F01BA">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(Uuemaa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w:t>
      </w:r>
      <w:r w:rsidR="00771E10">
        <w:rPr>
          <w:rFonts w:eastAsia="Times New Roman" w:cstheme="minorHAnsi"/>
          <w:color w:val="2F5496" w:themeColor="accent1" w:themeShade="BF"/>
          <w:sz w:val="23"/>
          <w:szCs w:val="23"/>
        </w:rPr>
        <w:lastRenderedPageBreak/>
        <w:t>deep 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w:t>
      </w:r>
      <w:r w:rsidR="00A464A3">
        <w:rPr>
          <w:rFonts w:eastAsia="Times New Roman" w:cstheme="minorHAnsi"/>
          <w:color w:val="2F5496" w:themeColor="accent1" w:themeShade="BF"/>
          <w:sz w:val="23"/>
          <w:szCs w:val="23"/>
        </w:rPr>
        <w:t xml:space="preserve">heterogeneity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A464A3">
        <w:rPr>
          <w:rFonts w:eastAsia="Times New Roman" w:cstheme="minorHAnsi"/>
          <w:color w:val="2F5496" w:themeColor="accent1" w:themeShade="BF"/>
          <w:sz w:val="23"/>
          <w:szCs w:val="23"/>
        </w:rPr>
        <w:t xml:space="preserve">features </w:t>
      </w:r>
      <w:r w:rsidR="00C16A01">
        <w:rPr>
          <w:rFonts w:eastAsia="Times New Roman" w:cstheme="minorHAnsi"/>
          <w:color w:val="2F5496" w:themeColor="accent1" w:themeShade="BF"/>
          <w:sz w:val="23"/>
          <w:szCs w:val="23"/>
        </w:rPr>
        <w:t xml:space="preserve">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A464A3">
        <w:rPr>
          <w:rFonts w:eastAsia="Times New Roman" w:cstheme="minorHAnsi"/>
          <w:color w:val="2F5496" w:themeColor="accent1" w:themeShade="BF"/>
          <w:sz w:val="23"/>
          <w:szCs w:val="23"/>
        </w:rPr>
        <w:t xml:space="preserve">ability </w:t>
      </w:r>
      <w:r w:rsidR="00D30084">
        <w:rPr>
          <w:rFonts w:eastAsia="Times New Roman" w:cstheme="minorHAnsi"/>
          <w:color w:val="2F5496" w:themeColor="accent1" w:themeShade="BF"/>
          <w:sz w:val="23"/>
          <w:szCs w:val="23"/>
        </w:rPr>
        <w:t xml:space="preserve">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r w:rsidR="00A464A3">
        <w:rPr>
          <w:rFonts w:eastAsia="Times New Roman" w:cstheme="minorHAnsi"/>
          <w:color w:val="2F5496" w:themeColor="accent1" w:themeShade="BF"/>
          <w:sz w:val="23"/>
          <w:szCs w:val="23"/>
        </w:rPr>
        <w:t xml:space="preserve">to describe mathematically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1LTExVDExOjI2OjEx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EuMC4wIn0=}</w:instrText>
          </w:r>
          <w:r w:rsidR="00CD6BBD">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r>
        <w:rPr>
          <w:rFonts w:eastAsia="Times New Roman" w:cstheme="minorHAnsi"/>
          <w:color w:val="2F5496" w:themeColor="accent1" w:themeShade="BF"/>
          <w:sz w:val="23"/>
          <w:szCs w:val="23"/>
        </w:rPr>
        <w:t>. Instead, i</w:t>
      </w:r>
      <w:r w:rsidR="00C81CFC">
        <w:rPr>
          <w:rFonts w:eastAsia="Times New Roman" w:cstheme="minorHAnsi"/>
          <w:color w:val="2F5496" w:themeColor="accent1" w:themeShade="BF"/>
          <w:sz w:val="23"/>
          <w:szCs w:val="23"/>
        </w:rPr>
        <w:t xml:space="preserve">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w:t>
      </w:r>
      <w:r>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xLjAuMCJ9}</w:instrText>
          </w:r>
          <w:r w:rsidR="00712F08">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(Gonog and Zhou 2019; Xu et al. 2018)</w:t>
          </w:r>
          <w:r w:rsidR="00712F08">
            <w:rPr>
              <w:rFonts w:eastAsia="Times New Roman" w:cstheme="minorHAnsi"/>
              <w:color w:val="2F5496" w:themeColor="accent1" w:themeShade="BF"/>
              <w:sz w:val="23"/>
              <w:szCs w:val="23"/>
            </w:rPr>
            <w:fldChar w:fldCharType="end"/>
          </w:r>
        </w:sdtContent>
      </w:sdt>
      <w:r w:rsidR="00FE1EB5">
        <w:rPr>
          <w:rFonts w:eastAsia="Times New Roman" w:cstheme="minorHAnsi"/>
          <w:color w:val="2F5496" w:themeColor="accent1" w:themeShade="BF"/>
          <w:sz w:val="23"/>
          <w:szCs w:val="23"/>
        </w:rPr>
        <w:t xml:space="preserve"> and qualitatively assessing and </w:t>
      </w:r>
      <w:r w:rsidR="005C3A47">
        <w:rPr>
          <w:rFonts w:eastAsia="Times New Roman" w:cstheme="minorHAnsi"/>
          <w:color w:val="2F5496" w:themeColor="accent1" w:themeShade="BF"/>
          <w:sz w:val="23"/>
          <w:szCs w:val="23"/>
        </w:rPr>
        <w:t>categorizing</w:t>
      </w:r>
      <w:r w:rsidR="00FE1EB5">
        <w:rPr>
          <w:rFonts w:eastAsia="Times New Roman" w:cstheme="minorHAnsi"/>
          <w:color w:val="2F5496" w:themeColor="accent1" w:themeShade="BF"/>
          <w:sz w:val="23"/>
          <w:szCs w:val="23"/>
        </w:rPr>
        <w:t xml:space="preserve"> the results via </w:t>
      </w:r>
      <w:r w:rsidR="003B536A">
        <w:rPr>
          <w:rFonts w:eastAsia="Times New Roman" w:cstheme="minorHAnsi"/>
          <w:color w:val="2F5496" w:themeColor="accent1" w:themeShade="BF"/>
          <w:sz w:val="23"/>
          <w:szCs w:val="23"/>
        </w:rPr>
        <w:t>human interpretation to complement the quantitative metrics as we have done</w:t>
      </w:r>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w:t>
      </w:r>
    </w:p>
    <w:p w14:paraId="61860681" w14:textId="673978D4" w:rsidR="00360F76" w:rsidRDefault="003E031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Our conclusions are not based on the 11 </w:t>
      </w:r>
      <w:r w:rsidR="00CF60C4">
        <w:rPr>
          <w:rFonts w:eastAsia="Times New Roman" w:cstheme="minorHAnsi"/>
          <w:color w:val="2F5496" w:themeColor="accent1" w:themeShade="BF"/>
          <w:sz w:val="23"/>
          <w:szCs w:val="23"/>
        </w:rPr>
        <w:t xml:space="preserve">inset areas presented but rather they are based on detailed visual interpretation and query of the entire map </w:t>
      </w:r>
      <w:r w:rsidR="00972EE4">
        <w:rPr>
          <w:rFonts w:eastAsia="Times New Roman" w:cstheme="minorHAnsi"/>
          <w:color w:val="2F5496" w:themeColor="accent1" w:themeShade="BF"/>
          <w:sz w:val="23"/>
          <w:szCs w:val="23"/>
        </w:rPr>
        <w:t>outputs at a range of scales as we describe in the Methods section.</w:t>
      </w:r>
      <w:r w:rsidR="00515BD8">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W</w:t>
      </w:r>
      <w:r w:rsidR="00515BD8">
        <w:rPr>
          <w:rFonts w:eastAsia="Times New Roman" w:cstheme="minorHAnsi"/>
          <w:color w:val="2F5496" w:themeColor="accent1" w:themeShade="BF"/>
          <w:sz w:val="23"/>
          <w:szCs w:val="23"/>
        </w:rPr>
        <w:t>e</w:t>
      </w:r>
      <w:r w:rsidR="002906D2">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 xml:space="preserve">selected </w:t>
      </w:r>
      <w:r w:rsidR="00BD6EB9">
        <w:rPr>
          <w:rFonts w:eastAsia="Times New Roman" w:cstheme="minorHAnsi"/>
          <w:color w:val="2F5496" w:themeColor="accent1" w:themeShade="BF"/>
          <w:sz w:val="23"/>
          <w:szCs w:val="23"/>
        </w:rPr>
        <w:t>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8868A3">
        <w:rPr>
          <w:rFonts w:eastAsia="Times New Roman" w:cstheme="minorHAnsi"/>
          <w:color w:val="2F5496" w:themeColor="accent1" w:themeShade="BF"/>
          <w:sz w:val="23"/>
          <w:szCs w:val="23"/>
        </w:rPr>
        <w:t xml:space="preserve">to illustrate the urban patterns learned by U-Net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to the reader</w:t>
      </w:r>
      <w:r w:rsidR="002F1BBA">
        <w:rPr>
          <w:rFonts w:eastAsia="Times New Roman" w:cstheme="minorHAnsi"/>
          <w:color w:val="2F5496" w:themeColor="accent1" w:themeShade="BF"/>
          <w:sz w:val="23"/>
          <w:szCs w:val="23"/>
        </w:rPr>
        <w:t xml:space="preserve">. </w:t>
      </w:r>
      <w:r w:rsidR="006816E7">
        <w:rPr>
          <w:rFonts w:eastAsia="Times New Roman" w:cstheme="minorHAnsi"/>
          <w:color w:val="2F5496" w:themeColor="accent1" w:themeShade="BF"/>
          <w:sz w:val="23"/>
          <w:szCs w:val="23"/>
        </w:rPr>
        <w:t xml:space="preserve">The illustrative inset areas were selected to cover the full gradient of </w:t>
      </w:r>
      <w:r w:rsidR="00647261">
        <w:rPr>
          <w:rFonts w:eastAsia="Times New Roman" w:cstheme="minorHAnsi"/>
          <w:color w:val="2F5496" w:themeColor="accent1" w:themeShade="BF"/>
          <w:sz w:val="23"/>
          <w:szCs w:val="23"/>
        </w:rPr>
        <w:t xml:space="preserve">city size and span the entire study area. </w:t>
      </w:r>
      <w:r w:rsidR="002F1BBA">
        <w:rPr>
          <w:rFonts w:eastAsia="Times New Roman" w:cstheme="minorHAnsi"/>
          <w:color w:val="2F5496" w:themeColor="accent1" w:themeShade="BF"/>
          <w:sz w:val="23"/>
          <w:szCs w:val="23"/>
        </w:rPr>
        <w:t>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EuMC4wIn0=}</w:instrText>
          </w:r>
          <w:r w:rsidR="004805C6">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r w:rsidR="00647261">
        <w:rPr>
          <w:rFonts w:eastAsia="Times New Roman" w:cstheme="minorHAnsi"/>
          <w:color w:val="2F5496" w:themeColor="accent1" w:themeShade="BF"/>
          <w:sz w:val="23"/>
          <w:szCs w:val="23"/>
        </w:rPr>
        <w:t xml:space="preserve"> The full dataset is available online if the reader wishes to make a more detailed inspection</w:t>
      </w:r>
      <w:r w:rsidR="006C72B1">
        <w:rPr>
          <w:rFonts w:eastAsia="Times New Roman" w:cstheme="minorHAnsi"/>
          <w:color w:val="2F5496" w:themeColor="accent1" w:themeShade="BF"/>
          <w:sz w:val="23"/>
          <w:szCs w:val="23"/>
        </w:rPr>
        <w:t xml:space="preserve"> or inspect other areas.</w:t>
      </w:r>
      <w:commentRangeEnd w:id="6"/>
      <w:r w:rsidR="00BE30C8">
        <w:rPr>
          <w:rStyle w:val="Refdecomentario"/>
        </w:rPr>
        <w:commentReference w:id="6"/>
      </w:r>
    </w:p>
    <w:p w14:paraId="09DAC1F3" w14:textId="77777777" w:rsidR="00F0289B" w:rsidRDefault="00B6059E" w:rsidP="00DE3B54">
      <w:pPr>
        <w:spacing w:line="276" w:lineRule="auto"/>
        <w:ind w:left="567"/>
        <w:rPr>
          <w:rFonts w:eastAsia="Times New Roman" w:cstheme="minorHAnsi"/>
          <w:color w:val="2F5496" w:themeColor="accent1" w:themeShade="BF"/>
          <w:sz w:val="23"/>
          <w:szCs w:val="23"/>
        </w:rPr>
      </w:pPr>
      <w:commentRangeStart w:id="7"/>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w:t>
      </w:r>
      <w:r w:rsidR="001A257B">
        <w:rPr>
          <w:rFonts w:eastAsia="Times New Roman" w:cstheme="minorHAnsi"/>
          <w:color w:val="2F5496" w:themeColor="accent1" w:themeShade="BF"/>
          <w:sz w:val="23"/>
          <w:szCs w:val="23"/>
        </w:rPr>
        <w:t xml:space="preserve"> in the “2.7 v</w:t>
      </w:r>
      <w:r w:rsidR="001A257B" w:rsidRPr="00D24A62">
        <w:rPr>
          <w:rFonts w:eastAsia="Times New Roman" w:cstheme="minorHAnsi"/>
          <w:color w:val="2F5496" w:themeColor="accent1" w:themeShade="BF"/>
          <w:sz w:val="23"/>
          <w:szCs w:val="23"/>
        </w:rPr>
        <w:t>alidation and accuracy assessment</w:t>
      </w:r>
      <w:r w:rsidR="001A257B">
        <w:rPr>
          <w:rFonts w:eastAsia="Times New Roman" w:cstheme="minorHAnsi"/>
          <w:color w:val="2F5496" w:themeColor="accent1" w:themeShade="BF"/>
          <w:sz w:val="23"/>
          <w:szCs w:val="23"/>
        </w:rPr>
        <w:t>”</w:t>
      </w:r>
      <w:r w:rsidR="00F0289B">
        <w:rPr>
          <w:rFonts w:eastAsia="Times New Roman" w:cstheme="minorHAnsi"/>
          <w:color w:val="2F5496" w:themeColor="accent1" w:themeShade="BF"/>
          <w:sz w:val="23"/>
          <w:szCs w:val="23"/>
        </w:rPr>
        <w:t xml:space="preserve"> as below:</w:t>
      </w:r>
    </w:p>
    <w:p w14:paraId="3ADF5301" w14:textId="5BA5661D" w:rsidR="001A257B" w:rsidRPr="00252CD7" w:rsidRDefault="00681F58" w:rsidP="00D73E27">
      <w:pPr>
        <w:spacing w:line="276" w:lineRule="auto"/>
        <w:ind w:left="851"/>
        <w:rPr>
          <w:rFonts w:eastAsia="Times New Roman" w:cstheme="minorHAnsi"/>
          <w:i/>
          <w:iCs/>
          <w:color w:val="2F5496" w:themeColor="accent1" w:themeShade="BF"/>
          <w:sz w:val="23"/>
          <w:szCs w:val="23"/>
        </w:rPr>
      </w:pPr>
      <w:r w:rsidRPr="00252CD7">
        <w:rPr>
          <w:rFonts w:eastAsia="Times New Roman" w:cstheme="minorHAnsi"/>
          <w:i/>
          <w:iCs/>
        </w:rPr>
        <w:t>we selected 11 cities of varying sizes from across the study area for visual inspection to qualitatively evaluate the ability of U-Net to simulate realistic spatial urban land-use patterns and development characteristics.</w:t>
      </w:r>
      <w:r w:rsidR="001A257B" w:rsidRPr="00252CD7">
        <w:rPr>
          <w:rFonts w:eastAsia="Times New Roman" w:cstheme="minorHAnsi"/>
          <w:i/>
          <w:iCs/>
          <w:color w:val="2F5496" w:themeColor="accent1" w:themeShade="BF"/>
          <w:sz w:val="23"/>
          <w:szCs w:val="23"/>
        </w:rPr>
        <w:t xml:space="preserve"> </w:t>
      </w:r>
    </w:p>
    <w:p w14:paraId="066F6DCA" w14:textId="44F03B82" w:rsidR="00D61B95" w:rsidRDefault="00681F5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also discussed the </w:t>
      </w:r>
      <w:r w:rsidR="00023A18">
        <w:rPr>
          <w:rFonts w:eastAsia="Times New Roman" w:cstheme="minorHAnsi"/>
          <w:color w:val="2F5496" w:themeColor="accent1" w:themeShade="BF"/>
          <w:sz w:val="23"/>
          <w:szCs w:val="23"/>
        </w:rPr>
        <w:t>reasons for using visual inspection to</w:t>
      </w:r>
      <w:r w:rsidR="00567EED">
        <w:rPr>
          <w:rFonts w:eastAsia="Times New Roman" w:cstheme="minorHAnsi"/>
          <w:color w:val="2F5496" w:themeColor="accent1" w:themeShade="BF"/>
          <w:sz w:val="23"/>
          <w:szCs w:val="23"/>
        </w:rPr>
        <w:t xml:space="preserve"> evaluate the performance of U-Net</w:t>
      </w:r>
      <w:r w:rsidR="006776B9">
        <w:rPr>
          <w:rFonts w:eastAsia="Times New Roman" w:cstheme="minorHAnsi"/>
          <w:color w:val="2F5496" w:themeColor="accent1" w:themeShade="BF"/>
          <w:sz w:val="23"/>
          <w:szCs w:val="23"/>
        </w:rPr>
        <w:t xml:space="preserve"> and call for better tools too quantitatively assess the complex spatial shapes </w:t>
      </w:r>
      <w:r w:rsidR="00092ACE">
        <w:rPr>
          <w:rFonts w:eastAsia="Times New Roman" w:cstheme="minorHAnsi"/>
          <w:color w:val="2F5496" w:themeColor="accent1" w:themeShade="BF"/>
          <w:sz w:val="23"/>
          <w:szCs w:val="23"/>
        </w:rPr>
        <w:t>in the urban land</w:t>
      </w:r>
      <w:r w:rsidR="00FB4022">
        <w:rPr>
          <w:rFonts w:asciiTheme="minorEastAsia" w:hAnsiTheme="minorEastAsia" w:cstheme="minorHAnsi" w:hint="eastAsia"/>
          <w:color w:val="2F5496" w:themeColor="accent1" w:themeShade="BF"/>
          <w:sz w:val="23"/>
          <w:szCs w:val="23"/>
        </w:rPr>
        <w:t>-</w:t>
      </w:r>
      <w:r w:rsidR="00092ACE">
        <w:rPr>
          <w:rFonts w:eastAsia="Times New Roman" w:cstheme="minorHAnsi"/>
          <w:color w:val="2F5496" w:themeColor="accent1" w:themeShade="BF"/>
          <w:sz w:val="23"/>
          <w:szCs w:val="23"/>
        </w:rPr>
        <w:t>use change process in the “</w:t>
      </w:r>
      <w:r w:rsidR="00D61B95" w:rsidRPr="00D61B95">
        <w:rPr>
          <w:rFonts w:eastAsia="Times New Roman" w:cstheme="minorHAnsi"/>
          <w:color w:val="2F5496" w:themeColor="accent1" w:themeShade="BF"/>
          <w:sz w:val="23"/>
          <w:szCs w:val="23"/>
        </w:rPr>
        <w:t>4.5. Limitations and prospects</w:t>
      </w:r>
      <w:r w:rsidR="00092ACE">
        <w:rPr>
          <w:rFonts w:eastAsia="Times New Roman" w:cstheme="minorHAnsi"/>
          <w:color w:val="2F5496" w:themeColor="accent1" w:themeShade="BF"/>
          <w:sz w:val="23"/>
          <w:szCs w:val="23"/>
        </w:rPr>
        <w:t>”</w:t>
      </w:r>
      <w:r w:rsidR="00D61B95">
        <w:rPr>
          <w:rFonts w:eastAsia="Times New Roman" w:cstheme="minorHAnsi"/>
          <w:color w:val="2F5496" w:themeColor="accent1" w:themeShade="BF"/>
          <w:sz w:val="23"/>
          <w:szCs w:val="23"/>
        </w:rPr>
        <w:t xml:space="preserve"> section:</w:t>
      </w:r>
    </w:p>
    <w:p w14:paraId="76F17A16" w14:textId="3BF7A4DD" w:rsidR="00D73E27" w:rsidRPr="00D73E27" w:rsidRDefault="00A24E52" w:rsidP="00D73E27">
      <w:pPr>
        <w:spacing w:line="276" w:lineRule="auto"/>
        <w:ind w:left="851"/>
        <w:rPr>
          <w:rFonts w:eastAsia="Times New Roman" w:cstheme="minorHAnsi"/>
          <w:i/>
          <w:iCs/>
        </w:rPr>
      </w:pPr>
      <w:r>
        <w:rPr>
          <w:rFonts w:eastAsia="Times New Roman" w:cstheme="minorHAnsi"/>
          <w:color w:val="2F5496" w:themeColor="accent1" w:themeShade="BF"/>
          <w:sz w:val="23"/>
          <w:szCs w:val="23"/>
        </w:rPr>
        <w:t xml:space="preserve"> </w:t>
      </w:r>
      <w:commentRangeEnd w:id="7"/>
      <w:r w:rsidR="003545F5">
        <w:rPr>
          <w:rStyle w:val="Refdecomentario"/>
        </w:rPr>
        <w:commentReference w:id="7"/>
      </w:r>
      <w:commentRangeStart w:id="8"/>
      <w:r w:rsidR="00B22EFE" w:rsidRPr="00252CD7">
        <w:rPr>
          <w:rFonts w:eastAsia="Times New Roman" w:cstheme="minorHAnsi"/>
          <w:i/>
          <w:iCs/>
        </w:rPr>
        <w:t xml:space="preserve">Spatial patterns of urban development are complex. </w:t>
      </w:r>
      <w:del w:id="9" w:author="RICHARD JAMES HEWITT" w:date="2022-05-25T12:53:00Z">
        <w:r w:rsidR="00B22EFE" w:rsidRPr="00252CD7" w:rsidDel="00A529A8">
          <w:rPr>
            <w:rFonts w:eastAsia="Times New Roman" w:cstheme="minorHAnsi"/>
            <w:i/>
            <w:iCs/>
          </w:rPr>
          <w:delText xml:space="preserve">Few tools currently exist to quantitatively compare these </w:delText>
        </w:r>
        <w:commentRangeStart w:id="10"/>
        <w:r w:rsidR="00B22EFE" w:rsidRPr="00252CD7" w:rsidDel="00A529A8">
          <w:rPr>
            <w:rFonts w:eastAsia="Times New Roman" w:cstheme="minorHAnsi"/>
            <w:i/>
            <w:iCs/>
          </w:rPr>
          <w:delText>patterns</w:delText>
        </w:r>
      </w:del>
      <w:commentRangeEnd w:id="10"/>
      <w:r w:rsidR="00B001D3">
        <w:rPr>
          <w:rStyle w:val="Refdecomentario"/>
        </w:rPr>
        <w:commentReference w:id="10"/>
      </w:r>
      <w:r w:rsidR="00B22EFE" w:rsidRPr="00252CD7">
        <w:rPr>
          <w:rFonts w:eastAsia="Times New Roman" w:cstheme="minorHAnsi"/>
          <w:i/>
          <w:iCs/>
        </w:rPr>
        <w:t>. The shape index employed in this study revealed a high level of agreement between the U-Net projection of urban areas and the reference land-use map. However, our assessment of the ability of the U-Net to mimic patterns was largely based on visual inspection. No quantitative metrics currently exist which are able to objectively assess whether projected urban patterns and shapes look plausible. Expert human interpretation such as the visual inspection method used in this study can effectively assess the realism of projection urban patterns but it is a qualitative and imprecise process. Better tools and metrics are required to quantitatively assess these complex spatial shapes and patterns to complement qualitative assessment based on human interpretation</w:t>
      </w:r>
      <w:commentRangeEnd w:id="8"/>
      <w:r w:rsidR="00A529A8">
        <w:rPr>
          <w:rStyle w:val="Refdecomentario"/>
        </w:rPr>
        <w:commentReference w:id="8"/>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411B3098" w14:textId="12EA7AD8" w:rsidR="00990439" w:rsidRDefault="0099043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w:t>
      </w:r>
      <w:r w:rsidR="000D20AD">
        <w:rPr>
          <w:rFonts w:eastAsia="Times New Roman" w:cstheme="minorHAnsi"/>
          <w:color w:val="2F5496" w:themeColor="accent1" w:themeShade="BF"/>
          <w:sz w:val="23"/>
          <w:szCs w:val="23"/>
        </w:rPr>
        <w:t>Lengthen</w:t>
      </w:r>
      <w:r>
        <w:rPr>
          <w:rFonts w:eastAsia="Times New Roman" w:cstheme="minorHAnsi"/>
          <w:color w:val="2F5496" w:themeColor="accent1" w:themeShade="BF"/>
          <w:sz w:val="23"/>
          <w:szCs w:val="23"/>
        </w:rPr>
        <w:t xml:space="preserve"> calibrati</w:t>
      </w:r>
      <w:r w:rsidR="000F3C18">
        <w:rPr>
          <w:rFonts w:eastAsia="Times New Roman" w:cstheme="minorHAnsi"/>
          <w:color w:val="2F5496" w:themeColor="accent1" w:themeShade="BF"/>
          <w:sz w:val="23"/>
          <w:szCs w:val="23"/>
        </w:rPr>
        <w:t>on’ was a</w:t>
      </w:r>
      <w:ins w:id="11" w:author="RICHARD JAMES HEWITT" w:date="2022-05-25T13:28:00Z">
        <w:r w:rsidR="005F44CB">
          <w:rPr>
            <w:rFonts w:eastAsia="Times New Roman" w:cstheme="minorHAnsi"/>
            <w:color w:val="2F5496" w:themeColor="accent1" w:themeShade="BF"/>
            <w:sz w:val="23"/>
            <w:szCs w:val="23"/>
          </w:rPr>
          <w:t xml:space="preserve">n error, thanks for picking this </w:t>
        </w:r>
        <w:commentRangeStart w:id="12"/>
        <w:r w:rsidR="005F44CB">
          <w:rPr>
            <w:rFonts w:eastAsia="Times New Roman" w:cstheme="minorHAnsi"/>
            <w:color w:val="2F5496" w:themeColor="accent1" w:themeShade="BF"/>
            <w:sz w:val="23"/>
            <w:szCs w:val="23"/>
          </w:rPr>
          <w:t>up</w:t>
        </w:r>
      </w:ins>
      <w:commentRangeEnd w:id="12"/>
      <w:ins w:id="13" w:author="RICHARD JAMES HEWITT" w:date="2022-05-25T13:29:00Z">
        <w:r w:rsidR="005F44CB">
          <w:rPr>
            <w:rStyle w:val="Refdecomentario"/>
          </w:rPr>
          <w:commentReference w:id="12"/>
        </w:r>
      </w:ins>
      <w:del w:id="14" w:author="RICHARD JAMES HEWITT" w:date="2022-05-25T13:28:00Z">
        <w:r w:rsidR="000F3C18" w:rsidDel="005F44CB">
          <w:rPr>
            <w:rFonts w:eastAsia="Times New Roman" w:cstheme="minorHAnsi"/>
            <w:color w:val="2F5496" w:themeColor="accent1" w:themeShade="BF"/>
            <w:sz w:val="23"/>
            <w:szCs w:val="23"/>
          </w:rPr>
          <w:delText xml:space="preserve"> typo for which we </w:delText>
        </w:r>
        <w:r w:rsidR="000D20AD" w:rsidDel="005F44CB">
          <w:rPr>
            <w:rFonts w:eastAsia="Times New Roman" w:cstheme="minorHAnsi"/>
            <w:color w:val="2F5496" w:themeColor="accent1" w:themeShade="BF"/>
            <w:sz w:val="23"/>
            <w:szCs w:val="23"/>
          </w:rPr>
          <w:delText>apologies</w:delText>
        </w:r>
      </w:del>
      <w:r w:rsidR="000F3C18">
        <w:rPr>
          <w:rFonts w:eastAsia="Times New Roman" w:cstheme="minorHAnsi"/>
          <w:color w:val="2F5496" w:themeColor="accent1" w:themeShade="BF"/>
          <w:sz w:val="23"/>
          <w:szCs w:val="23"/>
        </w:rPr>
        <w:t xml:space="preserve">. With regard to ‘similar accuracies’ we have completely rewritten </w:t>
      </w:r>
      <w:r w:rsidR="00D73E27">
        <w:rPr>
          <w:rFonts w:eastAsia="Times New Roman" w:cstheme="minorHAnsi"/>
          <w:color w:val="2F5496" w:themeColor="accent1" w:themeShade="BF"/>
          <w:sz w:val="23"/>
          <w:szCs w:val="23"/>
        </w:rPr>
        <w:t>t</w:t>
      </w:r>
      <w:r w:rsidR="00D73E27">
        <w:rPr>
          <w:rFonts w:cstheme="minorHAnsi"/>
          <w:color w:val="2F5496" w:themeColor="accent1" w:themeShade="BF"/>
          <w:sz w:val="23"/>
          <w:szCs w:val="23"/>
        </w:rPr>
        <w:t xml:space="preserve">his </w:t>
      </w:r>
      <w:r w:rsidR="00D73E27">
        <w:rPr>
          <w:rFonts w:eastAsia="Times New Roman" w:cstheme="minorHAnsi"/>
          <w:color w:val="2F5496" w:themeColor="accent1" w:themeShade="BF"/>
          <w:sz w:val="23"/>
          <w:szCs w:val="23"/>
        </w:rPr>
        <w:t xml:space="preserve">section </w:t>
      </w:r>
      <w:r w:rsidR="00D73E27">
        <w:rPr>
          <w:rFonts w:cstheme="minorHAnsi"/>
          <w:color w:val="2F5496" w:themeColor="accent1" w:themeShade="BF"/>
          <w:sz w:val="23"/>
          <w:szCs w:val="23"/>
        </w:rPr>
        <w:t>(</w:t>
      </w:r>
      <w:r w:rsidR="00D73E27" w:rsidRPr="00D73E27">
        <w:rPr>
          <w:rFonts w:cstheme="minorHAnsi"/>
          <w:color w:val="2F5496" w:themeColor="accent1" w:themeShade="BF"/>
          <w:sz w:val="23"/>
          <w:szCs w:val="23"/>
        </w:rPr>
        <w:t>4.3. Accurate prediction and robustness in capturing spatial patterns</w:t>
      </w:r>
      <w:r w:rsidR="00D73E27">
        <w:rPr>
          <w:rFonts w:cstheme="minorHAnsi"/>
          <w:color w:val="2F5496" w:themeColor="accent1" w:themeShade="BF"/>
          <w:sz w:val="23"/>
          <w:szCs w:val="23"/>
        </w:rPr>
        <w:t>)</w:t>
      </w:r>
      <w:r w:rsidR="000F3C18">
        <w:rPr>
          <w:rFonts w:eastAsia="Times New Roman" w:cstheme="minorHAnsi"/>
          <w:color w:val="2F5496" w:themeColor="accent1" w:themeShade="BF"/>
          <w:sz w:val="23"/>
          <w:szCs w:val="23"/>
        </w:rPr>
        <w:t xml:space="preserve"> to improve the clarity of the comparison</w:t>
      </w:r>
      <w:r w:rsidR="00C726A8">
        <w:rPr>
          <w:rFonts w:eastAsia="Times New Roman" w:cstheme="minorHAnsi"/>
          <w:color w:val="2F5496" w:themeColor="accent1" w:themeShade="BF"/>
          <w:sz w:val="23"/>
          <w:szCs w:val="23"/>
        </w:rPr>
        <w:t>…</w:t>
      </w:r>
    </w:p>
    <w:p w14:paraId="2B8AC03A" w14:textId="6CE852C6" w:rsidR="000C5C84" w:rsidRPr="00841BB5" w:rsidRDefault="000C5C84" w:rsidP="00841BB5">
      <w:pPr>
        <w:spacing w:line="276" w:lineRule="auto"/>
        <w:ind w:left="851"/>
        <w:rPr>
          <w:rFonts w:eastAsia="Times New Roman" w:cstheme="minorHAnsi"/>
          <w:i/>
          <w:iCs/>
        </w:rPr>
      </w:pPr>
      <w:r w:rsidRPr="000C5C84">
        <w:rPr>
          <w:rFonts w:eastAsia="Times New Roman" w:cstheme="minorHAnsi"/>
          <w:i/>
          <w:iCs/>
        </w:rPr>
        <w:t xml:space="preserve">There are challenges to comparing model performance across studies. </w:t>
      </w:r>
      <w:sdt>
        <w:sdtPr>
          <w:rPr>
            <w:rFonts w:eastAsia="Times New Roman" w:cstheme="minorHAnsi"/>
            <w:i/>
            <w:iCs/>
          </w:rPr>
          <w:alias w:val="To edit, see citavi.com/edit"/>
          <w:tag w:val="CitaviPlaceholder#a4bc6ae0-3acb-43d1-b0ff-2ce3eef3b7b9"/>
          <w:id w:val="-2041814802"/>
          <w:placeholder>
            <w:docPart w:val="C6CC1AB0646F43298A4EFB4E3495A3A2"/>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Pr="000C5C84">
            <w:rPr>
              <w:rFonts w:eastAsia="Times New Roman" w:cstheme="minorHAnsi"/>
              <w:i/>
              <w:iCs/>
            </w:rPr>
            <w:fldChar w:fldCharType="separate"/>
          </w:r>
          <w:r w:rsidR="00AD1EB4">
            <w:rPr>
              <w:rFonts w:eastAsia="Times New Roman" w:cstheme="minorHAnsi"/>
              <w:i/>
              <w:iCs/>
            </w:rPr>
            <w:t>Pontius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d4f79f63-fda5-42a9-bb84-d02cb02f9633"/>
          <w:id w:val="-1273163870"/>
          <w:placeholder>
            <w:docPart w:val="C6CC1AB0646F43298A4EFB4E3495A3A2"/>
          </w:placeholder>
        </w:sdtPr>
        <w:sdtEndPr>
          <w:rPr>
            <w:highlight w:val="darkGray"/>
          </w:rPr>
        </w:sdtEndPr>
        <w:sdtContent>
          <w:r w:rsidRPr="000C5C84">
            <w:rPr>
              <w:rFonts w:eastAsia="Times New Roman" w:cstheme="minorHAnsi"/>
              <w:i/>
              <w:iCs/>
              <w:highlight w:val="darkGray"/>
            </w:rPr>
            <w:fldChar w:fldCharType="begin"/>
          </w:r>
          <w:r w:rsidRPr="000C5C84">
            <w:rPr>
              <w:rFonts w:eastAsia="Times New Roman" w:cstheme="minorHAnsi"/>
              <w:i/>
              <w:iCs/>
              <w:highlight w:val="darkGray"/>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Pr="000C5C84">
            <w:rPr>
              <w:rFonts w:eastAsia="Times New Roman" w:cstheme="minorHAnsi"/>
              <w:i/>
              <w:iCs/>
              <w:highlight w:val="darkGray"/>
            </w:rPr>
            <w:fldChar w:fldCharType="separate"/>
          </w:r>
          <w:r w:rsidR="00AD1EB4">
            <w:rPr>
              <w:rFonts w:eastAsia="Times New Roman" w:cstheme="minorHAnsi"/>
              <w:i/>
              <w:iCs/>
              <w:highlight w:val="darkGray"/>
            </w:rPr>
            <w:t>(2008)</w:t>
          </w:r>
          <w:r w:rsidRPr="000C5C84">
            <w:rPr>
              <w:rFonts w:eastAsia="Times New Roman" w:cstheme="minorHAnsi"/>
              <w:i/>
              <w:iCs/>
              <w:highlight w:val="darkGray"/>
            </w:rPr>
            <w:fldChar w:fldCharType="end"/>
          </w:r>
        </w:sdtContent>
      </w:sdt>
      <w:r w:rsidRPr="000C5C84">
        <w:rPr>
          <w:rFonts w:eastAsia="Times New Roman" w:cstheme="minorHAnsi"/>
          <w:i/>
          <w:iCs/>
          <w:highlight w:val="darkGray"/>
        </w:rPr>
        <w:t xml:space="preserve"> </w:t>
      </w:r>
      <w:r w:rsidRPr="000C5C84">
        <w:rPr>
          <w:rFonts w:eastAsia="Times New Roman" w:cstheme="minorHAnsi"/>
          <w:i/>
          <w:iCs/>
        </w:rPr>
        <w:t xml:space="preserve">reported two factors that profoundly influence urban land-use simulation accuracy: 1) the area of urban expansion, and; 2) the spatial resolution. A positive relationship exists between the </w:t>
      </w:r>
      <w:proofErr w:type="spellStart"/>
      <w:r w:rsidRPr="000C5C84" w:rsidDel="002A6103">
        <w:rPr>
          <w:rFonts w:eastAsia="Times New Roman" w:cstheme="minorHAnsi"/>
          <w:i/>
          <w:iCs/>
        </w:rPr>
        <w:t>FoM</w:t>
      </w:r>
      <w:proofErr w:type="spellEnd"/>
      <w:r w:rsidR="00AC58D0">
        <w:rPr>
          <w:rFonts w:eastAsia="Times New Roman" w:cstheme="minorHAnsi"/>
          <w:i/>
          <w:iCs/>
        </w:rPr>
        <w:t xml:space="preserve"> </w:t>
      </w:r>
      <w:r w:rsidRPr="000C5C84">
        <w:rPr>
          <w:rFonts w:eastAsia="Times New Roman" w:cstheme="minorHAnsi"/>
          <w:i/>
          <w:iCs/>
        </w:rPr>
        <w:t xml:space="preserve">and observed land-use change. Prediction errors vanished when the simulation maps </w:t>
      </w:r>
      <w:r w:rsidR="008C5E66">
        <w:rPr>
          <w:rFonts w:eastAsia="Times New Roman" w:cstheme="minorHAnsi"/>
          <w:i/>
          <w:iCs/>
        </w:rPr>
        <w:t>were</w:t>
      </w:r>
      <w:r w:rsidRPr="000C5C84">
        <w:rPr>
          <w:rFonts w:eastAsia="Times New Roman" w:cstheme="minorHAnsi"/>
          <w:i/>
          <w:iCs/>
        </w:rPr>
        <w:t xml:space="preserve"> resampled into coarser resolution </w:t>
      </w:r>
      <w:sdt>
        <w:sdtPr>
          <w:rPr>
            <w:rFonts w:eastAsia="Times New Roman" w:cstheme="minorHAnsi"/>
            <w:i/>
            <w:iCs/>
          </w:rPr>
          <w:alias w:val="To edit, see citavi.com/edit"/>
          <w:tag w:val="CitaviPlaceholder#0ee977b8-26d7-4bba-9ce1-079ed91b0c93"/>
          <w:id w:val="-266548292"/>
          <w:placeholder>
            <w:docPart w:val="BCFCE4AB2B454731A7072C18453C7BF6"/>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WUzOTNlLTdiODUtNGMxYS04ZjgxLWQxY2E1MTgzODZmM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wZWU5NzdiOC0yNmQ3LTRiYmEtOWNlMS0wNzllZDkxYjBjOTMiLCJUZXh0IjoiKFBvbnRpdXMgZXQgYWwuIDIwMDgpIiwiV0FJVmVyc2lvbiI6IjYuMTEuMC4wIn0=}</w:instrText>
          </w:r>
          <w:r w:rsidRPr="000C5C84">
            <w:rPr>
              <w:rFonts w:eastAsia="Times New Roman" w:cstheme="minorHAnsi"/>
              <w:i/>
              <w:iCs/>
            </w:rPr>
            <w:fldChar w:fldCharType="separate"/>
          </w:r>
          <w:r w:rsidR="00AD1EB4">
            <w:rPr>
              <w:rFonts w:eastAsia="Times New Roman" w:cstheme="minorHAnsi"/>
              <w:i/>
              <w:iCs/>
            </w:rPr>
            <w:t>(Pontius et al. 2008)</w:t>
          </w:r>
          <w:r w:rsidRPr="000C5C84">
            <w:rPr>
              <w:rFonts w:eastAsia="Times New Roman" w:cstheme="minorHAnsi"/>
              <w:i/>
              <w:iCs/>
            </w:rPr>
            <w:fldChar w:fldCharType="end"/>
          </w:r>
        </w:sdtContent>
      </w:sdt>
      <w:r w:rsidRPr="000C5C84">
        <w:rPr>
          <w:rFonts w:eastAsia="Times New Roman" w:cstheme="minorHAnsi"/>
          <w:i/>
          <w:iCs/>
        </w:rPr>
        <w:t xml:space="preserve">. Given these sensitivities, to enable a fair comparison of the accuracy of our U-Net model outputs with CA model outputs, we selected two CA-based studies with similar historical urbanization area and the same 30m spatial resolution as our study. </w:t>
      </w:r>
      <w:sdt>
        <w:sdtPr>
          <w:rPr>
            <w:rFonts w:eastAsia="Times New Roman" w:cstheme="minorHAnsi"/>
            <w:i/>
            <w:iCs/>
          </w:rPr>
          <w:alias w:val="To edit, see citavi.com/edit"/>
          <w:tag w:val="CitaviPlaceholder#35ae2744-992e-41ad-b1d4-625f4d1d172d"/>
          <w:id w:val="-1960868856"/>
          <w:placeholder>
            <w:docPart w:val="C6CC1AB0646F43298A4EFB4E3495A3A2"/>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TFUMTE6MjY6MTE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af9058e9-9f89-44db-8949-081586091e12"/>
          <w:id w:val="1998148424"/>
          <w:placeholder>
            <w:docPart w:val="C6CC1AB0646F43298A4EFB4E3495A3A2"/>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ExVDExOjI2OjEx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Pr="000C5C84">
            <w:rPr>
              <w:rFonts w:eastAsia="Times New Roman" w:cstheme="minorHAnsi"/>
              <w:i/>
              <w:iCs/>
            </w:rPr>
            <w:fldChar w:fldCharType="separate"/>
          </w:r>
          <w:r w:rsidR="00AD1EB4">
            <w:rPr>
              <w:rFonts w:eastAsia="Times New Roman" w:cstheme="minorHAnsi"/>
              <w:i/>
              <w:iCs/>
            </w:rPr>
            <w:t>(2021c)</w:t>
          </w:r>
          <w:r w:rsidRPr="000C5C84">
            <w:rPr>
              <w:rFonts w:eastAsia="Times New Roman" w:cstheme="minorHAnsi"/>
              <w:i/>
              <w:iCs/>
            </w:rPr>
            <w:fldChar w:fldCharType="end"/>
          </w:r>
        </w:sdtContent>
      </w:sdt>
      <w:r w:rsidRPr="000C5C84">
        <w:rPr>
          <w:rFonts w:eastAsia="Times New Roman" w:cstheme="minorHAnsi"/>
          <w:i/>
          <w:iCs/>
        </w:rPr>
        <w:t xml:space="preserve"> used a particle swarm optimization algorithm, iterated a range of parameter settings such as a self-recognition component, a social component, inertia weights, and the number of particles, to finally arrive at the best model with an</w:t>
      </w:r>
      <w:r w:rsidRPr="000C5C84" w:rsidDel="00BB65D9">
        <w:rPr>
          <w:rFonts w:eastAsia="Times New Roman" w:cstheme="minorHAnsi"/>
          <w:i/>
          <w:iCs/>
        </w:rPr>
        <w:t xml:space="preserve"> </w:t>
      </w:r>
      <w:proofErr w:type="spellStart"/>
      <w:r w:rsidRPr="000C5C84">
        <w:rPr>
          <w:rFonts w:eastAsia="Times New Roman" w:cstheme="minorHAnsi"/>
          <w:i/>
          <w:iCs/>
        </w:rPr>
        <w:t>FoM</w:t>
      </w:r>
      <w:proofErr w:type="spellEnd"/>
      <w:r w:rsidRPr="000C5C84">
        <w:rPr>
          <w:rFonts w:eastAsia="Times New Roman" w:cstheme="minorHAnsi"/>
          <w:i/>
          <w:iCs/>
        </w:rPr>
        <w:t xml:space="preserve"> of 0.193 for </w:t>
      </w:r>
      <w:proofErr w:type="spellStart"/>
      <w:r w:rsidRPr="000C5C84">
        <w:rPr>
          <w:rFonts w:eastAsia="Times New Roman" w:cstheme="minorHAnsi"/>
          <w:i/>
          <w:iCs/>
        </w:rPr>
        <w:t>Zhuji</w:t>
      </w:r>
      <w:proofErr w:type="spellEnd"/>
      <w:r w:rsidRPr="000C5C84">
        <w:rPr>
          <w:rFonts w:eastAsia="Times New Roman" w:cstheme="minorHAnsi"/>
          <w:i/>
          <w:iCs/>
        </w:rPr>
        <w:t xml:space="preserve">, China. </w:t>
      </w:r>
      <w:sdt>
        <w:sdtPr>
          <w:rPr>
            <w:rFonts w:eastAsia="Times New Roman" w:cstheme="minorHAnsi"/>
            <w:i/>
            <w:iCs/>
          </w:rPr>
          <w:alias w:val="To edit, see citavi.com/edit"/>
          <w:tag w:val="CitaviPlaceholder#ebecda30-8028-4bc3-8f13-413a3d375faa"/>
          <w:id w:val="-933816579"/>
          <w:placeholder>
            <w:docPart w:val="C6CC1AB0646F43298A4EFB4E3495A3A2"/>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FUMTE6MjY6MT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add5302a-ed23-4834-8e4f-a25167d4c78d"/>
          <w:id w:val="1264419278"/>
          <w:placeholder>
            <w:docPart w:val="C6CC1AB0646F43298A4EFB4E3495A3A2"/>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xVDExOjI2OjE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developed 17 sub-models incorporating four periods of historical urban land-use and tested eight different neighborhood sizes (5*5 to 41*41) for each sub-model to ultimately identify the best simulation which achieved a </w:t>
      </w:r>
      <w:proofErr w:type="spellStart"/>
      <w:r w:rsidRPr="000C5C84">
        <w:rPr>
          <w:rFonts w:eastAsia="Times New Roman" w:cstheme="minorHAnsi"/>
          <w:i/>
          <w:iCs/>
        </w:rPr>
        <w:t>FoM</w:t>
      </w:r>
      <w:proofErr w:type="spellEnd"/>
      <w:r w:rsidRPr="000C5C84">
        <w:rPr>
          <w:rFonts w:eastAsia="Times New Roman" w:cstheme="minorHAnsi"/>
          <w:i/>
          <w:iCs/>
        </w:rPr>
        <w:t xml:space="preserve"> of 0.219 for Beijing, China. The </w:t>
      </w:r>
      <w:proofErr w:type="spellStart"/>
      <w:r w:rsidRPr="000C5C84">
        <w:rPr>
          <w:rFonts w:eastAsia="Times New Roman" w:cstheme="minorHAnsi"/>
          <w:i/>
          <w:iCs/>
        </w:rPr>
        <w:t>FoM</w:t>
      </w:r>
      <w:proofErr w:type="spellEnd"/>
      <w:r w:rsidRPr="000C5C84">
        <w:rPr>
          <w:rFonts w:eastAsia="Times New Roman" w:cstheme="minorHAnsi"/>
          <w:i/>
          <w:iCs/>
        </w:rPr>
        <w:t xml:space="preserve"> (computed from 76 prefectures) in our study ranges from 0.177 - 0.215 (interquartile range) which covers the 0.193 reported by </w:t>
      </w:r>
      <w:sdt>
        <w:sdtPr>
          <w:rPr>
            <w:rFonts w:eastAsia="Times New Roman" w:cstheme="minorHAnsi"/>
            <w:i/>
            <w:iCs/>
          </w:rPr>
          <w:alias w:val="To edit, see citavi.com/edit"/>
          <w:tag w:val="CitaviPlaceholder#3638c1f6-3a6c-495c-baca-fdb5d52eeb32"/>
          <w:id w:val="269592840"/>
          <w:placeholder>
            <w:docPart w:val="308A955678AF48129FBFCF706B7FE794"/>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TFUMTE6MjY6MTE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YzOGMxZjYtM2E2Yy00OTVjLWJhY2EtZmRiNWQ1MmVlYjMy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80e1caf8-9e80-496d-a671-2677c12ef115"/>
          <w:id w:val="109636670"/>
          <w:placeholder>
            <w:docPart w:val="308A955678AF48129FBFCF706B7FE794"/>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ExVDExOjI2OjEx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gwZTFjYWY4LTllODAtNDk2ZC1hNjcxLTI2NzdjMTJlZjExNSIsIlRleHQiOiIoMjAyMWMpIiwiV0FJVmVyc2lvbiI6IjYuMTEuMC4wIn0=}</w:instrText>
          </w:r>
          <w:r w:rsidRPr="000C5C84">
            <w:rPr>
              <w:rFonts w:eastAsia="Times New Roman" w:cstheme="minorHAnsi"/>
              <w:i/>
              <w:iCs/>
            </w:rPr>
            <w:fldChar w:fldCharType="separate"/>
          </w:r>
          <w:r w:rsidR="00AD1EB4">
            <w:rPr>
              <w:rFonts w:eastAsia="Times New Roman" w:cstheme="minorHAnsi"/>
              <w:i/>
              <w:iCs/>
            </w:rPr>
            <w:t>(2021c)</w:t>
          </w:r>
          <w:r w:rsidRPr="000C5C84">
            <w:rPr>
              <w:rFonts w:eastAsia="Times New Roman" w:cstheme="minorHAnsi"/>
              <w:i/>
              <w:iCs/>
            </w:rPr>
            <w:fldChar w:fldCharType="end"/>
          </w:r>
        </w:sdtContent>
      </w:sdt>
      <w:r w:rsidRPr="000C5C84">
        <w:rPr>
          <w:rFonts w:eastAsia="Times New Roman" w:cstheme="minorHAnsi"/>
          <w:i/>
          <w:iCs/>
        </w:rPr>
        <w:t xml:space="preserve"> but is slightly lower than the 0.219 found by </w:t>
      </w:r>
      <w:sdt>
        <w:sdtPr>
          <w:rPr>
            <w:rFonts w:eastAsia="Times New Roman" w:cstheme="minorHAnsi"/>
            <w:i/>
            <w:iCs/>
          </w:rPr>
          <w:alias w:val="To edit, see citavi.com/edit"/>
          <w:tag w:val="CitaviPlaceholder#17be575f-0290-4f5c-95c6-41bc94a34d54"/>
          <w:id w:val="-1691057094"/>
          <w:placeholder>
            <w:docPart w:val="D9CDFE5C14D04947B4DC81E21B9C303C"/>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FUMTE6MjY6MT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TdiZTU3NWYtMDI5MC00ZjVjLTk1YzYtNDFiYzk0YTM0ZDU0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08280272-a72f-4e8b-ad94-1c7f5b431821"/>
          <w:id w:val="355234607"/>
          <w:placeholder>
            <w:docPart w:val="D9CDFE5C14D04947B4DC81E21B9C303C"/>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xVDExOjI2OjE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A4MjgwMjcyLWE3MmYtNGU4Yi1hZDk0LTFjN2Y1YjQzMTgyMS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This higher </w:t>
      </w:r>
      <w:proofErr w:type="spellStart"/>
      <w:r w:rsidRPr="000C5C84">
        <w:rPr>
          <w:rFonts w:eastAsia="Times New Roman" w:cstheme="minorHAnsi"/>
          <w:i/>
          <w:iCs/>
        </w:rPr>
        <w:t>FoM</w:t>
      </w:r>
      <w:proofErr w:type="spellEnd"/>
      <w:r w:rsidRPr="000C5C84">
        <w:rPr>
          <w:rFonts w:eastAsia="Times New Roman" w:cstheme="minorHAnsi"/>
          <w:i/>
          <w:iCs/>
        </w:rPr>
        <w:t xml:space="preserve"> reported by </w:t>
      </w:r>
      <w:sdt>
        <w:sdtPr>
          <w:rPr>
            <w:rFonts w:eastAsia="Times New Roman" w:cstheme="minorHAnsi"/>
            <w:i/>
            <w:iCs/>
          </w:rPr>
          <w:alias w:val="To edit, see citavi.com/edit"/>
          <w:tag w:val="CitaviPlaceholder#45d6fb59-5151-4df0-97bc-96e9accb2dc5"/>
          <w:id w:val="1554429087"/>
          <w:placeholder>
            <w:docPart w:val="D7CEA25436764E76927E5A8E6E4D35B4"/>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FUMTE6MjY6MT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NDVkNmZiNTktNTE1MS00ZGYwLTk3YmMtOTZlOWFjY2IyZGM1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0aabe9a9-7b92-4ebf-86fc-6c7ce3d5163c"/>
          <w:id w:val="-1739774962"/>
          <w:placeholder>
            <w:docPart w:val="D7CEA25436764E76927E5A8E6E4D35B4"/>
          </w:placeholder>
        </w:sdtPr>
        <w:sdtEndPr/>
        <w:sdtContent>
          <w:r w:rsidRPr="000C5C84">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xVDExOjI2OjE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BhYWJlOWE5LTdiOTItNGViZi04NmZjLTZjN2NlM2Q1MTYzYy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may be explained by the very large amount of urbanization in their study area (i.e., Beijing) </w:t>
      </w:r>
      <w:sdt>
        <w:sdtPr>
          <w:rPr>
            <w:rFonts w:eastAsia="Times New Roman" w:cstheme="minorHAnsi"/>
            <w:i/>
            <w:iCs/>
          </w:rPr>
          <w:alias w:val="To edit, see citavi.com/edit"/>
          <w:tag w:val="CitaviPlaceholder#d0a65626-393a-41c1-9b8e-efd445e40871"/>
          <w:id w:val="-82925904"/>
          <w:placeholder>
            <w:docPart w:val="A8BB63229B5C4188AA69DFF6108C8729"/>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GE2NTYyNi0zOTNhLTQxYzEtOWI4ZS1lZmQ0NDVlNDA4NzEiLCJUZXh0IjoiKFBvbnRpdXMgZXQgYWwuIDIwMDgpIiwiV0FJVmVyc2lvbiI6IjYuMTEuMC4wIn0=}</w:instrText>
          </w:r>
          <w:r w:rsidRPr="000C5C84">
            <w:rPr>
              <w:rFonts w:eastAsia="Times New Roman" w:cstheme="minorHAnsi"/>
              <w:i/>
              <w:iCs/>
            </w:rPr>
            <w:fldChar w:fldCharType="separate"/>
          </w:r>
          <w:r w:rsidR="00AD1EB4">
            <w:rPr>
              <w:rFonts w:eastAsia="Times New Roman" w:cstheme="minorHAnsi"/>
              <w:i/>
              <w:iCs/>
            </w:rPr>
            <w:t>(Pontius et al. 2008)</w:t>
          </w:r>
          <w:r w:rsidRPr="000C5C84">
            <w:rPr>
              <w:rFonts w:eastAsia="Times New Roman" w:cstheme="minorHAnsi"/>
              <w:i/>
              <w:iCs/>
            </w:rPr>
            <w:fldChar w:fldCharType="end"/>
          </w:r>
        </w:sdtContent>
      </w:sdt>
      <w:r w:rsidRPr="000C5C84">
        <w:rPr>
          <w:rFonts w:eastAsia="Times New Roman" w:cstheme="minorHAnsi"/>
          <w:i/>
          <w:iCs/>
        </w:rPr>
        <w:t xml:space="preserve">. </w:t>
      </w:r>
      <w:r w:rsidRPr="003A10A5">
        <w:rPr>
          <w:rFonts w:eastAsia="Times New Roman" w:cstheme="minorHAnsi"/>
          <w:b/>
          <w:bCs/>
          <w:i/>
          <w:iCs/>
        </w:rPr>
        <w:t>This comparison demonstrates that U-Net achieved similar predictive accuracies to comparable CA-based urban land-use models.</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actually used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083F18D0" w:rsidR="00600EA2" w:rsidRDefault="006A24F7" w:rsidP="00DE3B54">
      <w:pPr>
        <w:spacing w:before="240" w:line="276" w:lineRule="auto"/>
        <w:ind w:left="567"/>
        <w:rPr>
          <w:rFonts w:eastAsia="Times New Roman" w:cstheme="minorHAnsi"/>
          <w:color w:val="2F5496" w:themeColor="accent1" w:themeShade="BF"/>
          <w:sz w:val="23"/>
          <w:szCs w:val="23"/>
        </w:rPr>
      </w:pPr>
      <w:commentRangeStart w:id="15"/>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commentRangeEnd w:id="15"/>
      <w:r w:rsidR="00DE6CF9">
        <w:rPr>
          <w:rStyle w:val="Refdecomentario"/>
        </w:rPr>
        <w:commentReference w:id="15"/>
      </w:r>
    </w:p>
    <w:p w14:paraId="218EFB27" w14:textId="77777777" w:rsidR="00841BB5" w:rsidRPr="00321C03" w:rsidRDefault="00841BB5" w:rsidP="00841BB5">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used to train U-Net models. (This table is </w:t>
      </w:r>
      <w:r w:rsidRPr="00321C03">
        <w:rPr>
          <w:rFonts w:eastAsia="Times New Roman" w:cstheme="minorHAnsi" w:hint="eastAsia"/>
          <w:i/>
          <w:iCs/>
          <w:color w:val="000000" w:themeColor="text1"/>
          <w:sz w:val="19"/>
          <w:szCs w:val="19"/>
        </w:rPr>
        <w:t>ins</w:t>
      </w:r>
      <w:r w:rsidRPr="00321C03">
        <w:rPr>
          <w:rFonts w:eastAsia="Times New Roman" w:cstheme="minorHAnsi"/>
          <w:i/>
          <w:iCs/>
          <w:color w:val="000000" w:themeColor="text1"/>
          <w:sz w:val="19"/>
          <w:szCs w:val="19"/>
        </w:rPr>
        <w:t>erted in the “2.4. Data preprocessing”)</w:t>
      </w:r>
    </w:p>
    <w:tbl>
      <w:tblPr>
        <w:tblStyle w:val="Tablaconcuadrcula"/>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841BB5" w:rsidRPr="00321C03" w14:paraId="40CDBB52" w14:textId="77777777" w:rsidTr="00084DF5">
        <w:trPr>
          <w:trHeight w:val="256"/>
        </w:trPr>
        <w:tc>
          <w:tcPr>
            <w:tcW w:w="2020" w:type="dxa"/>
            <w:tcBorders>
              <w:top w:val="single" w:sz="4" w:space="0" w:color="auto"/>
              <w:bottom w:val="single" w:sz="4" w:space="0" w:color="auto"/>
            </w:tcBorders>
            <w:vAlign w:val="center"/>
          </w:tcPr>
          <w:p w14:paraId="0545DBB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6409D01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7808F5A"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4A08706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Resolution</w:t>
            </w:r>
          </w:p>
        </w:tc>
      </w:tr>
      <w:tr w:rsidR="00841BB5" w:rsidRPr="00321C03" w14:paraId="09A5D688" w14:textId="77777777" w:rsidTr="00084DF5">
        <w:trPr>
          <w:trHeight w:val="245"/>
        </w:trPr>
        <w:tc>
          <w:tcPr>
            <w:tcW w:w="2020" w:type="dxa"/>
            <w:tcBorders>
              <w:top w:val="single" w:sz="4" w:space="0" w:color="auto"/>
            </w:tcBorders>
            <w:vAlign w:val="center"/>
          </w:tcPr>
          <w:p w14:paraId="2F981BB2" w14:textId="51B1817E"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w:t>
            </w:r>
            <w:r w:rsidR="00D22C69">
              <w:rPr>
                <w:rFonts w:eastAsia="Times New Roman" w:cstheme="minorHAnsi"/>
                <w:i/>
                <w:iCs/>
                <w:color w:val="000000" w:themeColor="text1"/>
                <w:sz w:val="19"/>
                <w:szCs w:val="19"/>
              </w:rPr>
              <w:t>-</w:t>
            </w:r>
            <w:r w:rsidRPr="00321C03">
              <w:rPr>
                <w:rFonts w:eastAsia="Times New Roman" w:cstheme="minorHAnsi"/>
                <w:i/>
                <w:iCs/>
                <w:color w:val="000000" w:themeColor="text1"/>
                <w:sz w:val="19"/>
                <w:szCs w:val="19"/>
              </w:rPr>
              <w:t>use</w:t>
            </w:r>
          </w:p>
        </w:tc>
        <w:tc>
          <w:tcPr>
            <w:tcW w:w="2033" w:type="dxa"/>
            <w:tcBorders>
              <w:top w:val="single" w:sz="4" w:space="0" w:color="auto"/>
            </w:tcBorders>
            <w:vAlign w:val="center"/>
          </w:tcPr>
          <w:p w14:paraId="796B4C8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1994, 2006, 2018</w:t>
            </w:r>
          </w:p>
        </w:tc>
        <w:tc>
          <w:tcPr>
            <w:tcW w:w="2893" w:type="dxa"/>
            <w:tcBorders>
              <w:top w:val="single" w:sz="4" w:space="0" w:color="auto"/>
            </w:tcBorders>
            <w:vAlign w:val="center"/>
          </w:tcPr>
          <w:p w14:paraId="2463170E" w14:textId="3F7D8D06" w:rsidR="00841BB5" w:rsidRPr="00321C03" w:rsidRDefault="000D3878" w:rsidP="006971E4">
            <w:pPr>
              <w:spacing w:line="276" w:lineRule="auto"/>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2ca0790a-cc35-4aec-829c-fab0b9bbf93e"/>
                <w:id w:val="-395435744"/>
                <w:placeholder>
                  <w:docPart w:val="18CFB58ACF22445FAD505C5745175982"/>
                </w:placeholder>
              </w:sdt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zJjYTA3OTBhLWNjMzUtNGFlYy04MjljLWZhYjBiOWJiZjkzZSIsIlRleHQiOiJXYW5nIGV0IGFsLiIsIldBSVZlcnNpb24iOiI2LjExLjAuMCJ9}</w:instrText>
                </w:r>
                <w:r w:rsidR="00841BB5"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Wang et al.</w:t>
                </w:r>
                <w:r w:rsidR="00841BB5" w:rsidRPr="00321C03">
                  <w:rPr>
                    <w:rFonts w:cstheme="minorHAnsi"/>
                    <w:i/>
                    <w:iCs/>
                    <w:noProof/>
                    <w:color w:val="000000" w:themeColor="text1"/>
                    <w:sz w:val="19"/>
                    <w:szCs w:val="19"/>
                  </w:rPr>
                  <w:fldChar w:fldCharType="end"/>
                </w:r>
              </w:sdtContent>
            </w:sdt>
            <w:r w:rsidR="00841BB5"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54c13f7c-d2ff-47c1-8efc-9022ad2b71ef"/>
                <w:id w:val="458162603"/>
                <w:placeholder>
                  <w:docPart w:val="18CFB58ACF22445FAD505C5745175982"/>
                </w:placeholder>
              </w:sdtPr>
              <w:sdtEndPr>
                <w:rPr>
                  <w:rFonts w:cstheme="minorBidi"/>
                </w:r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1NGMxM2Y3Yy1kMmZmLTQ3YzEtOGVmYy05MDIyYWQyYjcxZWYiLCJUZXh0IjoiKDIwMjFiKSIsIldBSVZlcnNpb24iOiI2LjExLjAuMCJ9}</w:instrText>
                </w:r>
                <w:r w:rsidR="00841BB5"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(2021b)</w:t>
                </w:r>
                <w:r w:rsidR="00841BB5"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878496F"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3E272B20" w14:textId="77777777" w:rsidTr="00084DF5">
        <w:trPr>
          <w:trHeight w:val="245"/>
        </w:trPr>
        <w:tc>
          <w:tcPr>
            <w:tcW w:w="2020" w:type="dxa"/>
            <w:vAlign w:val="center"/>
          </w:tcPr>
          <w:p w14:paraId="3A23E384"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0DDC1D1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vAlign w:val="center"/>
          </w:tcPr>
          <w:p w14:paraId="5053CE0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3A147707"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68EA3875" w14:textId="77777777" w:rsidTr="00084DF5">
        <w:trPr>
          <w:trHeight w:val="256"/>
        </w:trPr>
        <w:tc>
          <w:tcPr>
            <w:tcW w:w="2020" w:type="dxa"/>
            <w:tcBorders>
              <w:bottom w:val="single" w:sz="4" w:space="0" w:color="auto"/>
            </w:tcBorders>
            <w:vAlign w:val="center"/>
          </w:tcPr>
          <w:p w14:paraId="7FAE2D7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5812E29B"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tcBorders>
              <w:bottom w:val="single" w:sz="4" w:space="0" w:color="auto"/>
            </w:tcBorders>
            <w:vAlign w:val="center"/>
          </w:tcPr>
          <w:p w14:paraId="678C2CF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07A53B8D"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77A79CCE" w14:textId="24E3DA68" w:rsidR="00841BB5" w:rsidRPr="00841BB5" w:rsidRDefault="00841BB5" w:rsidP="00841BB5">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Pr="00321C03">
        <w:rPr>
          <w:rFonts w:eastAsia="Times New Roman" w:cstheme="minorHAnsi"/>
          <w:i/>
          <w:iCs/>
          <w:color w:val="000000" w:themeColor="text1"/>
          <w:sz w:val="17"/>
          <w:szCs w:val="17"/>
        </w:rPr>
        <w:t>* Note, the elevation and slope data were used in 1994, 2006, and 2018 despite their being acquired in 2000.</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3D8A464E" w:rsidR="00187032" w:rsidRDefault="00C9063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proofErr w:type="spellStart"/>
      <w:r w:rsidR="003C21E8">
        <w:rPr>
          <w:rFonts w:eastAsia="Times New Roman" w:cstheme="minorHAnsi"/>
          <w:color w:val="2F5496" w:themeColor="accent1" w:themeShade="BF"/>
          <w:sz w:val="23"/>
          <w:szCs w:val="23"/>
        </w:rPr>
        <w:t>apologi</w:t>
      </w:r>
      <w:ins w:id="16" w:author="RICHARD JAMES HEWITT" w:date="2022-05-25T15:41:00Z">
        <w:r w:rsidR="00724AA3">
          <w:rPr>
            <w:rFonts w:eastAsia="Times New Roman" w:cstheme="minorHAnsi"/>
            <w:color w:val="2F5496" w:themeColor="accent1" w:themeShade="BF"/>
            <w:sz w:val="23"/>
            <w:szCs w:val="23"/>
          </w:rPr>
          <w:t>s</w:t>
        </w:r>
      </w:ins>
      <w:r w:rsidR="003C21E8">
        <w:rPr>
          <w:rFonts w:eastAsia="Times New Roman" w:cstheme="minorHAnsi"/>
          <w:color w:val="2F5496" w:themeColor="accent1" w:themeShade="BF"/>
          <w:sz w:val="23"/>
          <w:szCs w:val="23"/>
        </w:rPr>
        <w:t>e</w:t>
      </w:r>
      <w:proofErr w:type="spellEnd"/>
      <w:del w:id="17" w:author="RICHARD JAMES HEWITT" w:date="2022-05-25T15:41:00Z">
        <w:r w:rsidR="003C21E8" w:rsidDel="00724AA3">
          <w:rPr>
            <w:rFonts w:eastAsia="Times New Roman" w:cstheme="minorHAnsi"/>
            <w:color w:val="2F5496" w:themeColor="accent1" w:themeShade="BF"/>
            <w:sz w:val="23"/>
            <w:szCs w:val="23"/>
          </w:rPr>
          <w:delText>s</w:delText>
        </w:r>
      </w:del>
      <w:r w:rsidR="003C21E8">
        <w:rPr>
          <w:rFonts w:eastAsia="Times New Roman" w:cstheme="minorHAnsi"/>
          <w:color w:val="2F5496" w:themeColor="accent1" w:themeShade="BF"/>
          <w:sz w:val="23"/>
          <w:szCs w:val="23"/>
        </w:rPr>
        <w:t xml:space="preserve"> for this </w:t>
      </w:r>
      <w:commentRangeStart w:id="18"/>
      <w:r w:rsidR="003C21E8">
        <w:rPr>
          <w:rFonts w:eastAsia="Times New Roman" w:cstheme="minorHAnsi"/>
          <w:color w:val="2F5496" w:themeColor="accent1" w:themeShade="BF"/>
          <w:sz w:val="23"/>
          <w:szCs w:val="23"/>
        </w:rPr>
        <w:t>error</w:t>
      </w:r>
      <w:commentRangeEnd w:id="18"/>
      <w:r w:rsidR="00724AA3">
        <w:rPr>
          <w:rStyle w:val="Refdecomentario"/>
        </w:rPr>
        <w:commentReference w:id="18"/>
      </w:r>
      <w:r w:rsidR="003C21E8">
        <w:rPr>
          <w:rFonts w:eastAsia="Times New Roman" w:cstheme="minorHAnsi"/>
          <w:color w:val="2F5496" w:themeColor="accent1" w:themeShade="BF"/>
          <w:sz w:val="23"/>
          <w:szCs w:val="23"/>
        </w:rPr>
        <w:t xml:space="preserve">. We </w:t>
      </w:r>
      <w:r w:rsidR="000163BB">
        <w:rPr>
          <w:rFonts w:eastAsia="Times New Roman" w:cstheme="minorHAnsi"/>
          <w:color w:val="2F5496" w:themeColor="accent1" w:themeShade="BF"/>
          <w:sz w:val="23"/>
          <w:szCs w:val="23"/>
        </w:rPr>
        <w:t>change</w:t>
      </w:r>
      <w:r w:rsidR="003C21E8">
        <w:rPr>
          <w:rFonts w:eastAsia="Times New Roman" w:cstheme="minorHAnsi"/>
          <w:color w:val="2F5496" w:themeColor="accent1" w:themeShade="BF"/>
          <w:sz w:val="23"/>
          <w:szCs w:val="23"/>
        </w:rPr>
        <w:t>d</w:t>
      </w:r>
      <w:r w:rsidR="000163BB">
        <w:rPr>
          <w:rFonts w:eastAsia="Times New Roman" w:cstheme="minorHAnsi"/>
          <w:color w:val="2F5496" w:themeColor="accent1" w:themeShade="BF"/>
          <w:sz w:val="23"/>
          <w:szCs w:val="23"/>
        </w:rPr>
        <w:t xml:space="preserve"> “</w:t>
      </w:r>
      <w:r w:rsidR="000163BB" w:rsidRPr="000163BB">
        <w:rPr>
          <w:rFonts w:eastAsia="Times New Roman" w:cstheme="minorHAnsi"/>
          <w:color w:val="2F5496" w:themeColor="accent1" w:themeShade="BF"/>
          <w:sz w:val="23"/>
          <w:szCs w:val="23"/>
        </w:rPr>
        <w:t>between 1993 and 2012</w:t>
      </w:r>
      <w:r w:rsidR="000163BB">
        <w:rPr>
          <w:rFonts w:eastAsia="Times New Roman" w:cstheme="minorHAnsi"/>
          <w:color w:val="2F5496" w:themeColor="accent1" w:themeShade="BF"/>
          <w:sz w:val="23"/>
          <w:szCs w:val="23"/>
        </w:rPr>
        <w:t>” to “</w:t>
      </w:r>
      <w:r w:rsidR="000163BB" w:rsidRPr="000163BB">
        <w:rPr>
          <w:rFonts w:eastAsia="Times New Roman" w:cstheme="minorHAnsi"/>
          <w:color w:val="2F5496" w:themeColor="accent1" w:themeShade="BF"/>
          <w:sz w:val="23"/>
          <w:szCs w:val="23"/>
        </w:rPr>
        <w:t>between 1994 and 2006</w:t>
      </w:r>
      <w:r w:rsidR="000163BB">
        <w:rPr>
          <w:rFonts w:eastAsia="Times New Roman" w:cstheme="minorHAnsi"/>
          <w:color w:val="2F5496" w:themeColor="accent1" w:themeShade="BF"/>
          <w:sz w:val="23"/>
          <w:szCs w:val="23"/>
        </w:rPr>
        <w:t>.”</w:t>
      </w:r>
      <w:r w:rsidR="00691B1F">
        <w:rPr>
          <w:rFonts w:eastAsia="Times New Roman" w:cstheme="minorHAnsi"/>
          <w:color w:val="2F5496" w:themeColor="accent1" w:themeShade="BF"/>
          <w:sz w:val="23"/>
          <w:szCs w:val="23"/>
        </w:rPr>
        <w:t xml:space="preserve"> </w:t>
      </w:r>
    </w:p>
    <w:p w14:paraId="030DB680" w14:textId="77777777" w:rsidR="00CA1617" w:rsidRDefault="00691B1F"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w:t>
      </w:r>
      <w:r w:rsidR="00CA1617">
        <w:rPr>
          <w:rFonts w:eastAsia="Times New Roman" w:cstheme="minorHAnsi"/>
          <w:color w:val="2F5496" w:themeColor="accent1" w:themeShade="BF"/>
          <w:sz w:val="23"/>
          <w:szCs w:val="23"/>
        </w:rPr>
        <w:t>:</w:t>
      </w:r>
    </w:p>
    <w:p w14:paraId="0F8F9C74" w14:textId="00644B72" w:rsidR="00C90634" w:rsidRPr="00CA1617" w:rsidRDefault="00E51FC9" w:rsidP="00CA1617">
      <w:pPr>
        <w:spacing w:before="240" w:line="276" w:lineRule="auto"/>
        <w:ind w:left="851"/>
        <w:rPr>
          <w:rFonts w:eastAsia="Times New Roman" w:cstheme="minorHAnsi"/>
          <w:i/>
          <w:iCs/>
        </w:rPr>
      </w:pPr>
      <w:r w:rsidRPr="00CA1617">
        <w:rPr>
          <w:rFonts w:eastAsia="Times New Roman" w:cstheme="minorHAnsi"/>
          <w:i/>
          <w:iCs/>
        </w:rPr>
        <w:t>We then projected the spatial distribution of urbanization for 2018 us</w:t>
      </w:r>
      <w:r w:rsidR="00906A99" w:rsidRPr="00CA1617">
        <w:rPr>
          <w:rFonts w:eastAsia="Times New Roman" w:cstheme="minorHAnsi"/>
          <w:i/>
          <w:iCs/>
        </w:rPr>
        <w:t>ing</w:t>
      </w:r>
      <w:r w:rsidRPr="00CA1617">
        <w:rPr>
          <w:rFonts w:eastAsia="Times New Roman" w:cstheme="minorHAnsi"/>
          <w:i/>
          <w:iCs/>
        </w:rPr>
        <w:t xml:space="preserve"> this model and thoroughly tested its ability to accurately capture the high-level spatial features, shapes, and patterns of urban development against the reference urban </w:t>
      </w:r>
      <w:r w:rsidR="0017377C" w:rsidRPr="00CA1617">
        <w:rPr>
          <w:rFonts w:eastAsia="Times New Roman" w:cstheme="minorHAnsi"/>
          <w:i/>
          <w:iCs/>
        </w:rPr>
        <w:t>land-use</w:t>
      </w:r>
      <w:r w:rsidRPr="00CA1617">
        <w:rPr>
          <w:rFonts w:eastAsia="Times New Roman" w:cstheme="minorHAnsi"/>
          <w:i/>
          <w:iCs/>
        </w:rPr>
        <w:t xml:space="preserve"> of 2018.</w:t>
      </w:r>
    </w:p>
    <w:p w14:paraId="279DBFDA" w14:textId="6F31C06B" w:rsidR="00D404A9" w:rsidRDefault="00A278CF" w:rsidP="00DE3B54">
      <w:pPr>
        <w:spacing w:line="276" w:lineRule="auto"/>
        <w:rPr>
          <w:ins w:id="19" w:author="RICHARD JAMES HEWITT" w:date="2022-05-25T15:45:00Z"/>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7DF60CE7" w14:textId="5B145FF0" w:rsidR="005F691F" w:rsidRPr="005F691F" w:rsidRDefault="005F691F">
      <w:pPr>
        <w:spacing w:line="276" w:lineRule="auto"/>
        <w:ind w:firstLine="567"/>
        <w:rPr>
          <w:ins w:id="20" w:author="RICHARD JAMES HEWITT" w:date="2022-05-25T15:46:00Z"/>
          <w:rFonts w:cstheme="minorHAnsi"/>
          <w:color w:val="2F5496" w:themeColor="accent1" w:themeShade="BF"/>
          <w:sz w:val="23"/>
          <w:szCs w:val="23"/>
          <w:rPrChange w:id="21" w:author="RICHARD JAMES HEWITT" w:date="2022-05-25T15:47:00Z">
            <w:rPr>
              <w:ins w:id="22" w:author="RICHARD JAMES HEWITT" w:date="2022-05-25T15:46:00Z"/>
              <w:rFonts w:asciiTheme="minorEastAsia" w:hAnsiTheme="minorEastAsia" w:cstheme="minorHAnsi"/>
              <w:color w:val="2F5496" w:themeColor="accent1" w:themeShade="BF"/>
              <w:sz w:val="23"/>
              <w:szCs w:val="23"/>
            </w:rPr>
          </w:rPrChange>
        </w:rPr>
        <w:pPrChange w:id="23" w:author="RICHARD JAMES HEWITT" w:date="2022-05-25T15:47:00Z">
          <w:pPr>
            <w:spacing w:line="276" w:lineRule="auto"/>
            <w:ind w:firstLine="720"/>
          </w:pPr>
        </w:pPrChange>
      </w:pPr>
      <w:ins w:id="24" w:author="RICHARD JAMES HEWITT" w:date="2022-05-25T15:45:00Z">
        <w:r w:rsidRPr="005F691F">
          <w:rPr>
            <w:rFonts w:cstheme="minorHAnsi"/>
            <w:color w:val="2F5496" w:themeColor="accent1" w:themeShade="BF"/>
            <w:sz w:val="23"/>
            <w:szCs w:val="23"/>
            <w:rPrChange w:id="25" w:author="RICHARD JAMES HEWITT" w:date="2022-05-25T15:47:00Z">
              <w:rPr>
                <w:rFonts w:asciiTheme="minorEastAsia" w:hAnsiTheme="minorEastAsia" w:cstheme="minorHAnsi"/>
                <w:color w:val="2F5496" w:themeColor="accent1" w:themeShade="BF"/>
                <w:sz w:val="23"/>
                <w:szCs w:val="23"/>
              </w:rPr>
            </w:rPrChange>
          </w:rPr>
          <w:t>Thanks, We now comple</w:t>
        </w:r>
      </w:ins>
      <w:ins w:id="26" w:author="RICHARD JAMES HEWITT" w:date="2022-05-25T15:46:00Z">
        <w:r w:rsidRPr="005F691F">
          <w:rPr>
            <w:rFonts w:cstheme="minorHAnsi"/>
            <w:color w:val="2F5496" w:themeColor="accent1" w:themeShade="BF"/>
            <w:sz w:val="23"/>
            <w:szCs w:val="23"/>
            <w:rPrChange w:id="27" w:author="RICHARD JAMES HEWITT" w:date="2022-05-25T15:47:00Z">
              <w:rPr>
                <w:rFonts w:asciiTheme="minorEastAsia" w:hAnsiTheme="minorEastAsia" w:cstheme="minorHAnsi"/>
                <w:color w:val="2F5496" w:themeColor="accent1" w:themeShade="BF"/>
                <w:sz w:val="23"/>
                <w:szCs w:val="23"/>
              </w:rPr>
            </w:rPrChange>
          </w:rPr>
          <w:t>tely</w:t>
        </w:r>
      </w:ins>
      <w:ins w:id="28" w:author="RICHARD JAMES HEWITT" w:date="2022-05-25T15:45:00Z">
        <w:r w:rsidRPr="005F691F">
          <w:rPr>
            <w:rFonts w:cstheme="minorHAnsi"/>
            <w:color w:val="2F5496" w:themeColor="accent1" w:themeShade="BF"/>
            <w:sz w:val="23"/>
            <w:szCs w:val="23"/>
            <w:rPrChange w:id="29" w:author="RICHARD JAMES HEWITT" w:date="2022-05-25T15:47:00Z">
              <w:rPr>
                <w:rFonts w:asciiTheme="minorEastAsia" w:hAnsiTheme="minorEastAsia" w:cstheme="minorHAnsi"/>
                <w:color w:val="2F5496" w:themeColor="accent1" w:themeShade="BF"/>
                <w:sz w:val="23"/>
                <w:szCs w:val="23"/>
              </w:rPr>
            </w:rPrChange>
          </w:rPr>
          <w:t xml:space="preserve"> rewrote this se</w:t>
        </w:r>
      </w:ins>
      <w:ins w:id="30" w:author="RICHARD JAMES HEWITT" w:date="2022-05-25T15:47:00Z">
        <w:r>
          <w:rPr>
            <w:rFonts w:cstheme="minorHAnsi"/>
            <w:color w:val="2F5496" w:themeColor="accent1" w:themeShade="BF"/>
            <w:sz w:val="23"/>
            <w:szCs w:val="23"/>
          </w:rPr>
          <w:t>ntence</w:t>
        </w:r>
      </w:ins>
      <w:ins w:id="31" w:author="RICHARD JAMES HEWITT" w:date="2022-05-25T15:46:00Z">
        <w:r w:rsidRPr="005F691F">
          <w:rPr>
            <w:rFonts w:cstheme="minorHAnsi"/>
            <w:color w:val="2F5496" w:themeColor="accent1" w:themeShade="BF"/>
            <w:sz w:val="23"/>
            <w:szCs w:val="23"/>
            <w:rPrChange w:id="32" w:author="RICHARD JAMES HEWITT" w:date="2022-05-25T15:47:00Z">
              <w:rPr>
                <w:rFonts w:asciiTheme="minorEastAsia" w:hAnsiTheme="minorEastAsia" w:cstheme="minorHAnsi"/>
                <w:color w:val="2F5496" w:themeColor="accent1" w:themeShade="BF"/>
                <w:sz w:val="23"/>
                <w:szCs w:val="23"/>
              </w:rPr>
            </w:rPrChange>
          </w:rPr>
          <w:t>, which now reads:</w:t>
        </w:r>
      </w:ins>
    </w:p>
    <w:p w14:paraId="62AFB61D" w14:textId="4AB8FB42" w:rsidR="005F691F" w:rsidRPr="005F691F" w:rsidRDefault="005F691F">
      <w:pPr>
        <w:ind w:left="851"/>
        <w:rPr>
          <w:rFonts w:cstheme="minorHAnsi"/>
          <w:i/>
          <w:iCs/>
          <w:sz w:val="23"/>
          <w:szCs w:val="23"/>
          <w:lang w:val="en-GB"/>
          <w:rPrChange w:id="33" w:author="RICHARD JAMES HEWITT" w:date="2022-05-25T15:47:00Z">
            <w:rPr>
              <w:rFonts w:eastAsia="Times New Roman" w:cstheme="minorHAnsi"/>
              <w:sz w:val="23"/>
              <w:szCs w:val="23"/>
            </w:rPr>
          </w:rPrChange>
        </w:rPr>
        <w:pPrChange w:id="34" w:author="RICHARD JAMES HEWITT" w:date="2022-05-25T15:46:00Z">
          <w:pPr>
            <w:spacing w:line="276" w:lineRule="auto"/>
          </w:pPr>
        </w:pPrChange>
      </w:pPr>
      <w:ins w:id="35" w:author="RICHARD JAMES HEWITT" w:date="2022-05-25T15:46:00Z">
        <w:r w:rsidRPr="005F691F">
          <w:rPr>
            <w:rFonts w:cstheme="minorHAnsi"/>
            <w:i/>
            <w:iCs/>
            <w:sz w:val="23"/>
            <w:szCs w:val="23"/>
            <w:lang w:val="en-GB"/>
            <w:rPrChange w:id="36" w:author="RICHARD JAMES HEWITT" w:date="2022-05-25T15:47:00Z">
              <w:rPr>
                <w:rFonts w:ascii="Calibri" w:hAnsi="Calibri" w:cs="Calibri"/>
                <w:lang w:val="en-GB"/>
              </w:rPr>
            </w:rPrChange>
          </w:rPr>
          <w:t>The trained models were then applied to produce a transition potential layer used to create an urban land-use map for the prediction year.</w:t>
        </w:r>
      </w:ins>
      <w:ins w:id="37" w:author="RICHARD JAMES HEWITT" w:date="2022-05-25T15:45:00Z">
        <w:r w:rsidRPr="005F691F">
          <w:rPr>
            <w:rFonts w:cstheme="minorHAnsi"/>
            <w:i/>
            <w:iCs/>
            <w:color w:val="2F5496" w:themeColor="accent1" w:themeShade="BF"/>
            <w:sz w:val="23"/>
            <w:szCs w:val="23"/>
            <w:rPrChange w:id="38" w:author="RICHARD JAMES HEWITT" w:date="2022-05-25T15:47:00Z">
              <w:rPr>
                <w:rFonts w:asciiTheme="minorEastAsia" w:hAnsiTheme="minorEastAsia" w:cstheme="minorHAnsi"/>
                <w:color w:val="2F5496" w:themeColor="accent1" w:themeShade="BF"/>
                <w:sz w:val="23"/>
                <w:szCs w:val="23"/>
              </w:rPr>
            </w:rPrChange>
          </w:rPr>
          <w:t xml:space="preserve"> </w:t>
        </w:r>
      </w:ins>
    </w:p>
    <w:p w14:paraId="52820D64" w14:textId="0461E206" w:rsidR="00A21377" w:rsidRDefault="00A21377"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460B2B01" w14:textId="77777777" w:rsidR="00A21377" w:rsidRDefault="00A21377" w:rsidP="00A21377">
      <w:pPr>
        <w:spacing w:line="276" w:lineRule="auto"/>
        <w:ind w:left="567"/>
        <w:rPr>
          <w:rFonts w:eastAsia="Times New Roman" w:cstheme="minorHAnsi"/>
          <w:color w:val="2F5496" w:themeColor="accent1" w:themeShade="BF"/>
          <w:sz w:val="23"/>
          <w:szCs w:val="23"/>
        </w:rPr>
      </w:pPr>
      <w:commentRangeStart w:id="39"/>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n our initial submission, we denoted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called “target,” and the true 2018 urban map is called “reference”</w:t>
      </w:r>
      <w:r>
        <w:rPr>
          <w:rFonts w:eastAsia="Times New Roman" w:cstheme="minorHAnsi"/>
          <w:color w:val="2F5496" w:themeColor="accent1" w:themeShade="BF"/>
          <w:sz w:val="23"/>
          <w:szCs w:val="23"/>
        </w:rPr>
        <w:t xml:space="preserve">) and described the U-Net as “U-Net trained on base/target years.” We now see that this notation could confuse the reader because they need to roll back to the method section to discern the differences between “U-Nets trained on base/target years.” </w:t>
      </w:r>
    </w:p>
    <w:p w14:paraId="6B792F75" w14:textId="647F74DD" w:rsidR="00A046EA" w:rsidRDefault="008174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avoid confusion between the two models trained in this study, we modified the description </w:t>
      </w:r>
      <w:r w:rsidR="00467FC5">
        <w:rPr>
          <w:rFonts w:eastAsia="Times New Roman" w:cstheme="minorHAnsi"/>
          <w:color w:val="2F5496" w:themeColor="accent1" w:themeShade="BF"/>
          <w:sz w:val="23"/>
          <w:szCs w:val="23"/>
        </w:rPr>
        <w:t>when introducing the two U-Net models in the “</w:t>
      </w:r>
      <w:r w:rsidR="00C65F7F" w:rsidRPr="00C65F7F">
        <w:rPr>
          <w:rFonts w:eastAsia="Times New Roman" w:cstheme="minorHAnsi"/>
          <w:color w:val="2F5496" w:themeColor="accent1" w:themeShade="BF"/>
          <w:sz w:val="23"/>
          <w:szCs w:val="23"/>
        </w:rPr>
        <w:t>2.1. Method overview</w:t>
      </w:r>
      <w:r w:rsidR="00467FC5">
        <w:rPr>
          <w:rFonts w:eastAsia="Times New Roman" w:cstheme="minorHAnsi"/>
          <w:color w:val="2F5496" w:themeColor="accent1" w:themeShade="BF"/>
          <w:sz w:val="23"/>
          <w:szCs w:val="23"/>
        </w:rPr>
        <w:t>” section</w:t>
      </w:r>
      <w:r w:rsidR="00553980">
        <w:rPr>
          <w:rFonts w:eastAsia="Times New Roman" w:cstheme="minorHAnsi"/>
          <w:color w:val="2F5496" w:themeColor="accent1" w:themeShade="BF"/>
          <w:sz w:val="23"/>
          <w:szCs w:val="23"/>
        </w:rPr>
        <w:t>:</w:t>
      </w:r>
      <w:commentRangeEnd w:id="39"/>
      <w:r w:rsidR="008A1153">
        <w:rPr>
          <w:rStyle w:val="Refdecomentario"/>
        </w:rPr>
        <w:commentReference w:id="39"/>
      </w:r>
    </w:p>
    <w:p w14:paraId="0D911FB5" w14:textId="4B5D1D09" w:rsidR="00C65F7F" w:rsidRDefault="00417AE6" w:rsidP="00417AE6">
      <w:pPr>
        <w:spacing w:before="240" w:line="276" w:lineRule="auto"/>
        <w:ind w:left="851"/>
        <w:rPr>
          <w:rFonts w:ascii="Calibri" w:hAnsi="Calibri" w:cs="Calibri"/>
          <w:i/>
          <w:iCs/>
        </w:rPr>
      </w:pPr>
      <w:r w:rsidRPr="00417AE6">
        <w:rPr>
          <w:rFonts w:ascii="Calibri" w:hAnsi="Calibri" w:cs="Calibri"/>
          <w:i/>
          <w:iCs/>
        </w:rPr>
        <w:t>We created two U-Net models (</w:t>
      </w:r>
      <w:r w:rsidRPr="00417AE6">
        <w:rPr>
          <w:rFonts w:ascii="Calibri" w:hAnsi="Calibri" w:cs="Calibri"/>
          <w:i/>
          <w:iCs/>
        </w:rPr>
        <w:fldChar w:fldCharType="begin"/>
      </w:r>
      <w:r w:rsidRPr="00417AE6">
        <w:rPr>
          <w:rFonts w:ascii="Calibri" w:hAnsi="Calibri" w:cs="Calibri"/>
          <w:i/>
          <w:iCs/>
        </w:rPr>
        <w:instrText xml:space="preserve"> REF _Ref101434623 \h  \* MERGEFORMAT </w:instrText>
      </w:r>
      <w:r w:rsidRPr="00417AE6">
        <w:rPr>
          <w:rFonts w:ascii="Calibri" w:hAnsi="Calibri" w:cs="Calibri"/>
          <w:i/>
          <w:iCs/>
        </w:rPr>
      </w:r>
      <w:r w:rsidRPr="00417AE6">
        <w:rPr>
          <w:rFonts w:ascii="Calibri" w:hAnsi="Calibri" w:cs="Calibri"/>
          <w:i/>
          <w:iCs/>
        </w:rPr>
        <w:fldChar w:fldCharType="separate"/>
      </w:r>
      <w:r w:rsidRPr="00417AE6">
        <w:rPr>
          <w:i/>
          <w:iCs/>
        </w:rPr>
        <w:t xml:space="preserve">Table </w:t>
      </w:r>
      <w:r w:rsidRPr="00417AE6">
        <w:rPr>
          <w:i/>
          <w:iCs/>
          <w:noProof/>
        </w:rPr>
        <w:t>1</w:t>
      </w:r>
      <w:r w:rsidRPr="00417AE6">
        <w:rPr>
          <w:rFonts w:ascii="Calibri" w:hAnsi="Calibri" w:cs="Calibri"/>
          <w:i/>
          <w:iCs/>
        </w:rPr>
        <w:fldChar w:fldCharType="end"/>
      </w:r>
      <w:r w:rsidRPr="00417AE6">
        <w:rPr>
          <w:rFonts w:ascii="Calibri" w:hAnsi="Calibri" w:cs="Calibri"/>
          <w:i/>
          <w:iCs/>
        </w:rPr>
        <w:t xml:space="preserve">). U-Net-A was </w:t>
      </w:r>
      <w:r w:rsidRPr="00417AE6">
        <w:rPr>
          <w:rFonts w:ascii="Calibri" w:hAnsi="Calibri" w:cs="Calibri" w:hint="eastAsia"/>
          <w:i/>
          <w:iCs/>
        </w:rPr>
        <w:t>t</w:t>
      </w:r>
      <w:r w:rsidRPr="00417AE6">
        <w:rPr>
          <w:rFonts w:ascii="Calibri" w:hAnsi="Calibri" w:cs="Calibri"/>
          <w:i/>
          <w:iCs/>
        </w:rPr>
        <w:t>rained for the validation purpose by comparing its projected land-use map with the reference map using a range of accuracy and pattern-based metrics. U-Net-B was trained to predict future urban land-use for 2030.</w:t>
      </w:r>
    </w:p>
    <w:tbl>
      <w:tblPr>
        <w:tblStyle w:val="Tablaconcuadrcula"/>
        <w:tblpPr w:leftFromText="180" w:rightFromText="180" w:vertAnchor="text" w:horzAnchor="page" w:tblpX="1948" w:tblpY="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01"/>
        <w:gridCol w:w="2941"/>
        <w:gridCol w:w="2716"/>
      </w:tblGrid>
      <w:tr w:rsidR="00AF141F" w:rsidRPr="00AF141F" w14:paraId="3F340A8C" w14:textId="77777777" w:rsidTr="00D15B1C">
        <w:trPr>
          <w:trHeight w:val="177"/>
        </w:trPr>
        <w:tc>
          <w:tcPr>
            <w:tcW w:w="2901" w:type="dxa"/>
            <w:tcBorders>
              <w:top w:val="single" w:sz="4" w:space="0" w:color="auto"/>
              <w:bottom w:val="single" w:sz="4" w:space="0" w:color="auto"/>
            </w:tcBorders>
            <w:vAlign w:val="center"/>
          </w:tcPr>
          <w:p w14:paraId="2679CA14" w14:textId="77777777" w:rsidR="00AF141F" w:rsidRPr="00AF141F" w:rsidRDefault="00AF141F" w:rsidP="00AF141F">
            <w:pPr>
              <w:spacing w:line="360" w:lineRule="auto"/>
              <w:rPr>
                <w:rFonts w:ascii="Calibri" w:hAnsi="Calibri" w:cs="Calibri"/>
                <w:i/>
                <w:iCs/>
                <w:sz w:val="18"/>
                <w:szCs w:val="18"/>
              </w:rPr>
            </w:pPr>
            <w:bookmarkStart w:id="40" w:name="_Ref101434623"/>
            <w:r w:rsidRPr="00AF141F">
              <w:rPr>
                <w:rFonts w:ascii="Calibri" w:hAnsi="Calibri" w:cs="Calibri"/>
                <w:i/>
                <w:iCs/>
                <w:sz w:val="18"/>
                <w:szCs w:val="18"/>
              </w:rPr>
              <w:t>Model name</w:t>
            </w:r>
          </w:p>
        </w:tc>
        <w:tc>
          <w:tcPr>
            <w:tcW w:w="2941" w:type="dxa"/>
            <w:tcBorders>
              <w:top w:val="single" w:sz="4" w:space="0" w:color="auto"/>
              <w:bottom w:val="single" w:sz="4" w:space="0" w:color="auto"/>
            </w:tcBorders>
            <w:vAlign w:val="center"/>
          </w:tcPr>
          <w:p w14:paraId="294A24DA"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Training years</w:t>
            </w:r>
          </w:p>
        </w:tc>
        <w:tc>
          <w:tcPr>
            <w:tcW w:w="2716" w:type="dxa"/>
            <w:tcBorders>
              <w:top w:val="single" w:sz="4" w:space="0" w:color="auto"/>
              <w:bottom w:val="single" w:sz="4" w:space="0" w:color="auto"/>
            </w:tcBorders>
            <w:vAlign w:val="center"/>
          </w:tcPr>
          <w:p w14:paraId="1C7492E5"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Prediction year</w:t>
            </w:r>
          </w:p>
        </w:tc>
      </w:tr>
      <w:tr w:rsidR="00AF141F" w:rsidRPr="00AF141F" w14:paraId="720CD015" w14:textId="77777777" w:rsidTr="00D15B1C">
        <w:trPr>
          <w:trHeight w:val="177"/>
        </w:trPr>
        <w:tc>
          <w:tcPr>
            <w:tcW w:w="2901" w:type="dxa"/>
            <w:tcBorders>
              <w:top w:val="single" w:sz="4" w:space="0" w:color="auto"/>
            </w:tcBorders>
            <w:vAlign w:val="center"/>
          </w:tcPr>
          <w:p w14:paraId="4A856EE8"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U-Net-A</w:t>
            </w:r>
          </w:p>
        </w:tc>
        <w:tc>
          <w:tcPr>
            <w:tcW w:w="2941" w:type="dxa"/>
            <w:tcBorders>
              <w:top w:val="single" w:sz="4" w:space="0" w:color="auto"/>
            </w:tcBorders>
            <w:vAlign w:val="center"/>
          </w:tcPr>
          <w:p w14:paraId="7BFC9025"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1994, 2006</w:t>
            </w:r>
          </w:p>
        </w:tc>
        <w:tc>
          <w:tcPr>
            <w:tcW w:w="2716" w:type="dxa"/>
            <w:tcBorders>
              <w:top w:val="single" w:sz="4" w:space="0" w:color="auto"/>
            </w:tcBorders>
            <w:vAlign w:val="center"/>
          </w:tcPr>
          <w:p w14:paraId="2332E1CA"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2018</w:t>
            </w:r>
          </w:p>
        </w:tc>
      </w:tr>
      <w:tr w:rsidR="00AF141F" w:rsidRPr="00AF141F" w14:paraId="33499E54" w14:textId="77777777" w:rsidTr="00D15B1C">
        <w:trPr>
          <w:trHeight w:val="177"/>
        </w:trPr>
        <w:tc>
          <w:tcPr>
            <w:tcW w:w="2901" w:type="dxa"/>
            <w:tcBorders>
              <w:bottom w:val="single" w:sz="4" w:space="0" w:color="auto"/>
            </w:tcBorders>
            <w:vAlign w:val="center"/>
          </w:tcPr>
          <w:p w14:paraId="70979D54"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U-Net-B</w:t>
            </w:r>
          </w:p>
        </w:tc>
        <w:tc>
          <w:tcPr>
            <w:tcW w:w="2941" w:type="dxa"/>
            <w:tcBorders>
              <w:bottom w:val="single" w:sz="4" w:space="0" w:color="auto"/>
            </w:tcBorders>
            <w:vAlign w:val="center"/>
          </w:tcPr>
          <w:p w14:paraId="037B8858"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2006, 2018</w:t>
            </w:r>
          </w:p>
        </w:tc>
        <w:tc>
          <w:tcPr>
            <w:tcW w:w="2716" w:type="dxa"/>
            <w:tcBorders>
              <w:bottom w:val="single" w:sz="4" w:space="0" w:color="auto"/>
            </w:tcBorders>
            <w:vAlign w:val="center"/>
          </w:tcPr>
          <w:p w14:paraId="352A4FF1"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2030</w:t>
            </w:r>
          </w:p>
        </w:tc>
      </w:tr>
    </w:tbl>
    <w:p w14:paraId="0A5334C3" w14:textId="4BAF8A10" w:rsidR="00F24C5E" w:rsidRDefault="00F24C5E" w:rsidP="00F24C5E">
      <w:pPr>
        <w:pStyle w:val="Descripcin"/>
        <w:ind w:left="131" w:firstLine="720"/>
        <w:rPr>
          <w:i w:val="0"/>
          <w:iCs w:val="0"/>
        </w:rPr>
      </w:pPr>
      <w:r w:rsidRPr="0030288B">
        <w:rPr>
          <w:i w:val="0"/>
          <w:iCs w:val="0"/>
        </w:rPr>
        <w:t xml:space="preserve">Table </w:t>
      </w:r>
      <w:r w:rsidRPr="0030288B">
        <w:rPr>
          <w:i w:val="0"/>
          <w:iCs w:val="0"/>
        </w:rPr>
        <w:fldChar w:fldCharType="begin"/>
      </w:r>
      <w:r w:rsidRPr="0030288B">
        <w:rPr>
          <w:i w:val="0"/>
          <w:iCs w:val="0"/>
        </w:rPr>
        <w:instrText>SEQ Table \* ARABIC</w:instrText>
      </w:r>
      <w:r w:rsidRPr="0030288B">
        <w:rPr>
          <w:i w:val="0"/>
          <w:iCs w:val="0"/>
        </w:rPr>
        <w:fldChar w:fldCharType="separate"/>
      </w:r>
      <w:r>
        <w:rPr>
          <w:i w:val="0"/>
          <w:iCs w:val="0"/>
          <w:noProof/>
        </w:rPr>
        <w:t>1</w:t>
      </w:r>
      <w:r w:rsidRPr="0030288B">
        <w:rPr>
          <w:i w:val="0"/>
          <w:iCs w:val="0"/>
        </w:rPr>
        <w:fldChar w:fldCharType="end"/>
      </w:r>
      <w:bookmarkEnd w:id="40"/>
      <w:r w:rsidRPr="0030288B">
        <w:rPr>
          <w:i w:val="0"/>
          <w:iCs w:val="0"/>
        </w:rPr>
        <w:t xml:space="preserve">. </w:t>
      </w:r>
      <w:r>
        <w:rPr>
          <w:i w:val="0"/>
          <w:iCs w:val="0"/>
        </w:rPr>
        <w:t xml:space="preserve">Brief description of the </w:t>
      </w:r>
      <w:r w:rsidRPr="002404BC">
        <w:rPr>
          <w:i w:val="0"/>
          <w:iCs w:val="0"/>
        </w:rPr>
        <w:t>U-Net</w:t>
      </w:r>
      <w:r>
        <w:rPr>
          <w:i w:val="0"/>
          <w:iCs w:val="0"/>
        </w:rPr>
        <w:t xml:space="preserve"> models</w:t>
      </w:r>
      <w:r w:rsidRPr="002404BC">
        <w:rPr>
          <w:i w:val="0"/>
          <w:iCs w:val="0"/>
        </w:rPr>
        <w:t xml:space="preserve"> </w:t>
      </w:r>
      <w:r>
        <w:rPr>
          <w:i w:val="0"/>
          <w:iCs w:val="0"/>
        </w:rPr>
        <w:t xml:space="preserve">trained </w:t>
      </w:r>
      <w:r w:rsidRPr="002404BC">
        <w:rPr>
          <w:i w:val="0"/>
          <w:iCs w:val="0"/>
        </w:rPr>
        <w:t>in this study</w:t>
      </w:r>
      <w:r w:rsidRPr="0030288B">
        <w:rPr>
          <w:i w:val="0"/>
          <w:iCs w:val="0"/>
        </w:rPr>
        <w:t>.</w:t>
      </w:r>
    </w:p>
    <w:p w14:paraId="28505C7C" w14:textId="50F38B53" w:rsidR="00F24C5E" w:rsidRPr="00F24C5E" w:rsidRDefault="00F24C5E" w:rsidP="00F24C5E">
      <w:pPr>
        <w:ind w:left="851"/>
      </w:pPr>
    </w:p>
    <w:p w14:paraId="4EA89BBE" w14:textId="77777777" w:rsidR="00AF141F" w:rsidRPr="00417AE6" w:rsidRDefault="00AF141F" w:rsidP="00AF141F">
      <w:pPr>
        <w:spacing w:before="240" w:line="276" w:lineRule="auto"/>
        <w:rPr>
          <w:rFonts w:eastAsia="Times New Roman" w:cstheme="minorHAnsi"/>
          <w:i/>
          <w:iCs/>
          <w:sz w:val="23"/>
          <w:szCs w:val="23"/>
        </w:rPr>
      </w:pPr>
    </w:p>
    <w:p w14:paraId="3960C2CC" w14:textId="4674C1C4"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p>
    <w:p w14:paraId="083A6661" w14:textId="08CAB1B3" w:rsidR="002B64A4" w:rsidRDefault="002B64A4" w:rsidP="00DE3B54">
      <w:pPr>
        <w:spacing w:line="276" w:lineRule="auto"/>
        <w:rPr>
          <w:rFonts w:eastAsia="Times New Roman" w:cstheme="minorHAnsi"/>
          <w:sz w:val="23"/>
          <w:szCs w:val="23"/>
        </w:rPr>
      </w:pPr>
      <w:r w:rsidRPr="00A278CF">
        <w:rPr>
          <w:rFonts w:eastAsia="Times New Roman" w:cstheme="minorHAnsi"/>
          <w:sz w:val="23"/>
          <w:szCs w:val="23"/>
        </w:rPr>
        <w:t>The terms used throughout the manuscript need to be clearly</w:t>
      </w:r>
      <w:r w:rsidR="005369B0">
        <w:rPr>
          <w:rFonts w:eastAsia="Times New Roman" w:cstheme="minorHAnsi"/>
          <w:sz w:val="23"/>
          <w:szCs w:val="23"/>
        </w:rPr>
        <w:t xml:space="preserve"> </w:t>
      </w:r>
      <w:r w:rsidRPr="00A278CF">
        <w:rPr>
          <w:rFonts w:eastAsia="Times New Roman" w:cstheme="minorHAnsi"/>
          <w:sz w:val="23"/>
          <w:szCs w:val="23"/>
        </w:rPr>
        <w:t>defined or understood and consistent, e.g., urban dynamic map, urban map, urban land-use map, urban land use map, urban pixel number, urban pixels, urban images</w:t>
      </w:r>
    </w:p>
    <w:p w14:paraId="0D3DCF15" w14:textId="05E36537" w:rsidR="00B85C7F" w:rsidRDefault="00723A51" w:rsidP="00463539">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Yes, this </w:t>
      </w:r>
      <w:r w:rsidR="00171905">
        <w:rPr>
          <w:rFonts w:eastAsia="Times New Roman" w:cstheme="minorHAnsi"/>
          <w:color w:val="2F5496" w:themeColor="accent1" w:themeShade="BF"/>
          <w:sz w:val="23"/>
          <w:szCs w:val="23"/>
        </w:rPr>
        <w:t xml:space="preserve">assumption is correct. </w:t>
      </w:r>
      <w:r w:rsidR="00A65A92">
        <w:rPr>
          <w:rFonts w:eastAsia="Times New Roman" w:cstheme="minorHAnsi"/>
          <w:color w:val="2F5496" w:themeColor="accent1" w:themeShade="BF"/>
          <w:sz w:val="23"/>
          <w:szCs w:val="23"/>
        </w:rPr>
        <w:t xml:space="preserve">We have </w:t>
      </w:r>
      <w:r w:rsidR="00171905">
        <w:rPr>
          <w:rFonts w:eastAsia="Times New Roman" w:cstheme="minorHAnsi"/>
          <w:color w:val="2F5496" w:themeColor="accent1" w:themeShade="BF"/>
          <w:sz w:val="23"/>
          <w:szCs w:val="23"/>
        </w:rPr>
        <w:t xml:space="preserve">now </w:t>
      </w:r>
      <w:r w:rsidR="00A65A92">
        <w:rPr>
          <w:rFonts w:eastAsia="Times New Roman" w:cstheme="minorHAnsi"/>
          <w:color w:val="2F5496" w:themeColor="accent1" w:themeShade="BF"/>
          <w:sz w:val="23"/>
          <w:szCs w:val="23"/>
        </w:rPr>
        <w:t>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lastRenderedPageBreak/>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213-215: what's urban map here? Here, what data were used to train which model?</w:t>
      </w:r>
    </w:p>
    <w:p w14:paraId="1D0C2E8B" w14:textId="2BD78BC8" w:rsidR="00AA5F1B" w:rsidRDefault="005A6FBC" w:rsidP="00AA5F1B">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w:t>
      </w:r>
      <w:r w:rsidR="00E845EE">
        <w:rPr>
          <w:rFonts w:eastAsia="Times New Roman" w:cstheme="minorHAnsi"/>
          <w:color w:val="2F5496" w:themeColor="accent1" w:themeShade="BF"/>
          <w:sz w:val="23"/>
          <w:szCs w:val="23"/>
        </w:rPr>
        <w:t>d</w:t>
      </w:r>
      <w:r w:rsidR="009635F5">
        <w:rPr>
          <w:rFonts w:eastAsia="Times New Roman" w:cstheme="minorHAnsi"/>
          <w:color w:val="2F5496" w:themeColor="accent1" w:themeShade="BF"/>
          <w:sz w:val="23"/>
          <w:szCs w:val="23"/>
        </w:rPr>
        <w:t xml:space="preserv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r w:rsidR="00225AB3" w:rsidRPr="00AA5F1B">
        <w:rPr>
          <w:rFonts w:eastAsia="Times New Roman" w:cstheme="minorHAnsi"/>
          <w:color w:val="2F5496" w:themeColor="accent1" w:themeShade="BF"/>
          <w:sz w:val="23"/>
          <w:szCs w:val="23"/>
        </w:rPr>
        <w:t xml:space="preserve">To clarify the data used </w:t>
      </w:r>
      <w:r w:rsidR="0075785D" w:rsidRPr="00AA5F1B">
        <w:rPr>
          <w:rFonts w:eastAsia="Times New Roman" w:cstheme="minorHAnsi"/>
          <w:color w:val="2F5496" w:themeColor="accent1" w:themeShade="BF"/>
          <w:sz w:val="23"/>
          <w:szCs w:val="23"/>
        </w:rPr>
        <w:t>to train U-Net</w:t>
      </w:r>
      <w:r w:rsidR="00225AB3" w:rsidRPr="00AA5F1B">
        <w:rPr>
          <w:rFonts w:eastAsia="Times New Roman" w:cstheme="minorHAnsi"/>
          <w:color w:val="2F5496" w:themeColor="accent1" w:themeShade="BF"/>
          <w:sz w:val="23"/>
          <w:szCs w:val="23"/>
        </w:rPr>
        <w:t xml:space="preserve">, we </w:t>
      </w:r>
      <w:r w:rsidR="0075785D" w:rsidRPr="00AA5F1B">
        <w:rPr>
          <w:rFonts w:eastAsia="Times New Roman" w:cstheme="minorHAnsi"/>
          <w:color w:val="2F5496" w:themeColor="accent1" w:themeShade="BF"/>
          <w:sz w:val="23"/>
          <w:szCs w:val="23"/>
        </w:rPr>
        <w:t>added more information in paren</w:t>
      </w:r>
      <w:r w:rsidR="00E845EE" w:rsidRPr="00AA5F1B">
        <w:rPr>
          <w:rFonts w:eastAsia="Times New Roman" w:cstheme="minorHAnsi"/>
          <w:color w:val="2F5496" w:themeColor="accent1" w:themeShade="BF"/>
          <w:sz w:val="23"/>
          <w:szCs w:val="23"/>
        </w:rPr>
        <w:t>th</w:t>
      </w:r>
      <w:r w:rsidR="0075785D" w:rsidRPr="00AA5F1B">
        <w:rPr>
          <w:rFonts w:eastAsia="Times New Roman" w:cstheme="minorHAnsi"/>
          <w:color w:val="2F5496" w:themeColor="accent1" w:themeShade="BF"/>
          <w:sz w:val="23"/>
          <w:szCs w:val="23"/>
        </w:rPr>
        <w:t>es</w:t>
      </w:r>
      <w:r w:rsidR="0003672E" w:rsidRPr="00AA5F1B">
        <w:rPr>
          <w:rFonts w:eastAsia="Times New Roman" w:cstheme="minorHAnsi"/>
          <w:color w:val="2F5496" w:themeColor="accent1" w:themeShade="BF"/>
          <w:sz w:val="23"/>
          <w:szCs w:val="23"/>
        </w:rPr>
        <w:t>e</w:t>
      </w:r>
      <w:r w:rsidR="0075785D" w:rsidRPr="00AA5F1B">
        <w:rPr>
          <w:rFonts w:eastAsia="Times New Roman" w:cstheme="minorHAnsi"/>
          <w:color w:val="2F5496" w:themeColor="accent1" w:themeShade="BF"/>
          <w:sz w:val="23"/>
          <w:szCs w:val="23"/>
        </w:rPr>
        <w:t>s for explanation:</w:t>
      </w:r>
    </w:p>
    <w:p w14:paraId="6BCB301B" w14:textId="071A3BB2" w:rsidR="005A6FBC" w:rsidRPr="00AA5F1B" w:rsidRDefault="00D54304" w:rsidP="00AA5F1B">
      <w:pPr>
        <w:spacing w:before="240" w:line="276" w:lineRule="auto"/>
        <w:ind w:left="851"/>
        <w:rPr>
          <w:rFonts w:ascii="Calibri" w:hAnsi="Calibri" w:cs="Calibri"/>
          <w:i/>
          <w:iCs/>
        </w:rPr>
      </w:pPr>
      <w:r w:rsidRPr="00AA5F1B">
        <w:rPr>
          <w:rFonts w:ascii="Calibri" w:hAnsi="Calibri" w:cs="Calibri"/>
          <w:i/>
          <w:iCs/>
        </w:rPr>
        <w:t xml:space="preserve">The samples included three-layer input data (e.g., urban </w:t>
      </w:r>
      <w:r w:rsidR="0017377C" w:rsidRPr="00AA5F1B">
        <w:rPr>
          <w:rFonts w:ascii="Calibri" w:hAnsi="Calibri" w:cs="Calibri"/>
          <w:i/>
          <w:iCs/>
        </w:rPr>
        <w:t>land-use</w:t>
      </w:r>
      <w:r w:rsidRPr="00AA5F1B">
        <w:rPr>
          <w:rFonts w:ascii="Calibri" w:hAnsi="Calibri" w:cs="Calibri"/>
          <w:i/>
          <w:iCs/>
        </w:rPr>
        <w:t xml:space="preserve"> map for 1994, elevation and slope for U-Net-A) and a single-layer future urban </w:t>
      </w:r>
      <w:r w:rsidR="0017377C" w:rsidRPr="00AA5F1B">
        <w:rPr>
          <w:rFonts w:ascii="Calibri" w:hAnsi="Calibri" w:cs="Calibri"/>
          <w:i/>
          <w:iCs/>
        </w:rPr>
        <w:t>land-use</w:t>
      </w:r>
      <w:r w:rsidRPr="00AA5F1B">
        <w:rPr>
          <w:rFonts w:ascii="Calibri" w:hAnsi="Calibri" w:cs="Calibri"/>
          <w:i/>
          <w:iCs/>
        </w:rPr>
        <w:t xml:space="preserve"> map (e.g., urban </w:t>
      </w:r>
      <w:r w:rsidR="0017377C" w:rsidRPr="00AA5F1B">
        <w:rPr>
          <w:rFonts w:ascii="Calibri" w:hAnsi="Calibri" w:cs="Calibri"/>
          <w:i/>
          <w:iCs/>
        </w:rPr>
        <w:t>land-use</w:t>
      </w:r>
      <w:r w:rsidR="00BB60E8" w:rsidRPr="00AA5F1B">
        <w:rPr>
          <w:rFonts w:ascii="Calibri" w:hAnsi="Calibri" w:cs="Calibri"/>
          <w:i/>
          <w:iCs/>
        </w:rPr>
        <w:t xml:space="preserve"> </w:t>
      </w:r>
      <w:r w:rsidRPr="00AA5F1B">
        <w:rPr>
          <w:rFonts w:ascii="Calibri" w:hAnsi="Calibri" w:cs="Calibri"/>
          <w:i/>
          <w:iCs/>
        </w:rPr>
        <w:t>map for 2006 for U-Net-A).</w:t>
      </w:r>
      <w:r w:rsidR="0075785D" w:rsidRPr="00AA5F1B">
        <w:rPr>
          <w:rFonts w:ascii="Calibri" w:hAnsi="Calibri" w:cs="Calibri"/>
          <w:i/>
          <w:iCs/>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3583701C" w14:textId="77777777" w:rsidR="003F16C6"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p>
    <w:p w14:paraId="6037059C" w14:textId="0084935F" w:rsidR="00B14BBB" w:rsidRPr="003F16C6" w:rsidRDefault="005822C9" w:rsidP="003F16C6">
      <w:pPr>
        <w:spacing w:before="240" w:line="276" w:lineRule="auto"/>
        <w:ind w:left="851"/>
        <w:rPr>
          <w:rFonts w:eastAsia="Times New Roman" w:cstheme="minorHAnsi"/>
          <w:i/>
          <w:iCs/>
          <w:color w:val="000000" w:themeColor="text1"/>
          <w:sz w:val="23"/>
          <w:szCs w:val="23"/>
        </w:rPr>
      </w:pPr>
      <w:commentRangeStart w:id="41"/>
      <w:r w:rsidRPr="003F16C6">
        <w:rPr>
          <w:rFonts w:eastAsia="Times New Roman" w:cstheme="minorHAnsi"/>
          <w:i/>
          <w:iCs/>
          <w:color w:val="000000" w:themeColor="text1"/>
          <w:sz w:val="23"/>
          <w:szCs w:val="23"/>
        </w:rPr>
        <w:t xml:space="preserve">The input image </w:t>
      </w:r>
      <w:r w:rsidR="00504AD6" w:rsidRPr="003F16C6">
        <w:rPr>
          <w:rFonts w:eastAsia="Times New Roman" w:cstheme="minorHAnsi"/>
          <w:i/>
          <w:iCs/>
          <w:color w:val="000000" w:themeColor="text1"/>
          <w:sz w:val="23"/>
          <w:szCs w:val="23"/>
        </w:rPr>
        <w:t xml:space="preserve">(e.g., a three-layer image of urban </w:t>
      </w:r>
      <w:r w:rsidR="0017377C" w:rsidRPr="003F16C6">
        <w:rPr>
          <w:rFonts w:eastAsia="Times New Roman" w:cstheme="minorHAnsi"/>
          <w:i/>
          <w:iCs/>
          <w:color w:val="000000" w:themeColor="text1"/>
          <w:sz w:val="23"/>
          <w:szCs w:val="23"/>
        </w:rPr>
        <w:t>land-use</w:t>
      </w:r>
      <w:r w:rsidR="00504AD6" w:rsidRPr="003F16C6">
        <w:rPr>
          <w:rFonts w:eastAsia="Times New Roman" w:cstheme="minorHAnsi"/>
          <w:i/>
          <w:iCs/>
          <w:color w:val="000000" w:themeColor="text1"/>
          <w:sz w:val="23"/>
          <w:szCs w:val="23"/>
        </w:rPr>
        <w:t xml:space="preserve"> for 1994 and the elevation/slope data for U-Net-A)</w:t>
      </w:r>
      <w:r w:rsidRPr="003F16C6">
        <w:rPr>
          <w:rFonts w:eastAsia="Times New Roman" w:cstheme="minorHAnsi"/>
          <w:i/>
          <w:iCs/>
          <w:color w:val="000000" w:themeColor="text1"/>
          <w:sz w:val="23"/>
          <w:szCs w:val="23"/>
        </w:rPr>
        <w:t xml:space="preserve"> was split into tiles, supplied to the trained U-Net model to produce separate outputs, and then the outputs were mosaicked into a single transition potential map</w:t>
      </w:r>
      <w:commentRangeEnd w:id="41"/>
      <w:r w:rsidR="0003672E" w:rsidRPr="003F16C6">
        <w:rPr>
          <w:rStyle w:val="Refdecomentario"/>
          <w:i/>
          <w:iCs/>
          <w:color w:val="000000" w:themeColor="text1"/>
        </w:rPr>
        <w:commentReference w:id="41"/>
      </w:r>
      <w:r w:rsidRPr="003F16C6">
        <w:rPr>
          <w:rFonts w:eastAsia="Times New Roman" w:cstheme="minorHAnsi"/>
          <w:i/>
          <w:iCs/>
          <w:color w:val="000000" w:themeColor="text1"/>
          <w:sz w:val="23"/>
          <w:szCs w:val="23"/>
        </w:rPr>
        <w:t>.</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74E1CCC0" w:rsidR="00557540" w:rsidRDefault="008A1153" w:rsidP="00DE3B54">
      <w:pPr>
        <w:spacing w:before="240" w:line="276" w:lineRule="auto"/>
        <w:ind w:left="567"/>
        <w:rPr>
          <w:rFonts w:eastAsia="Times New Roman" w:cstheme="minorHAnsi"/>
          <w:color w:val="2F5496" w:themeColor="accent1" w:themeShade="BF"/>
          <w:sz w:val="23"/>
          <w:szCs w:val="23"/>
        </w:rPr>
      </w:pPr>
      <w:commentRangeStart w:id="42"/>
      <w:ins w:id="43" w:author="RICHARD JAMES HEWITT" w:date="2022-05-25T15:52:00Z">
        <w:r>
          <w:rPr>
            <w:rFonts w:eastAsia="Times New Roman" w:cstheme="minorHAnsi"/>
            <w:color w:val="2F5496" w:themeColor="accent1" w:themeShade="BF"/>
            <w:sz w:val="23"/>
            <w:szCs w:val="23"/>
          </w:rPr>
          <w:t>The U-net approach is rather new, and we are not aware of any other published studies that support this finding. However, t</w:t>
        </w:r>
      </w:ins>
      <w:del w:id="44" w:author="RICHARD JAMES HEWITT" w:date="2022-05-25T15:52:00Z">
        <w:r w:rsidR="00E564EC" w:rsidDel="008A1153">
          <w:rPr>
            <w:rFonts w:eastAsia="Times New Roman" w:cstheme="minorHAnsi"/>
            <w:color w:val="2F5496" w:themeColor="accent1" w:themeShade="BF"/>
            <w:sz w:val="23"/>
            <w:szCs w:val="23"/>
          </w:rPr>
          <w:delText>T</w:delText>
        </w:r>
      </w:del>
      <w:r w:rsidR="00E564EC">
        <w:rPr>
          <w:rFonts w:eastAsia="Times New Roman" w:cstheme="minorHAnsi"/>
          <w:color w:val="2F5496" w:themeColor="accent1" w:themeShade="BF"/>
          <w:sz w:val="23"/>
          <w:szCs w:val="23"/>
        </w:rPr>
        <w:t xml:space="preserve">o inform this decision, we </w:t>
      </w:r>
      <w:r w:rsidR="00543245">
        <w:rPr>
          <w:rFonts w:eastAsia="Times New Roman" w:cstheme="minorHAnsi"/>
          <w:color w:val="2F5496" w:themeColor="accent1" w:themeShade="BF"/>
          <w:sz w:val="23"/>
          <w:szCs w:val="23"/>
        </w:rPr>
        <w:t xml:space="preserve">conducted a separate </w:t>
      </w:r>
      <w:proofErr w:type="spellStart"/>
      <w:r w:rsidR="00543245">
        <w:rPr>
          <w:rFonts w:eastAsia="Times New Roman" w:cstheme="minorHAnsi"/>
          <w:color w:val="2F5496" w:themeColor="accent1" w:themeShade="BF"/>
          <w:sz w:val="23"/>
          <w:szCs w:val="23"/>
        </w:rPr>
        <w:t>experiment</w:t>
      </w:r>
      <w:del w:id="45" w:author="RICHARD JAMES HEWITT" w:date="2022-05-25T15:52:00Z">
        <w:r w:rsidR="00543245" w:rsidDel="008A1153">
          <w:rPr>
            <w:rFonts w:eastAsia="Times New Roman" w:cstheme="minorHAnsi"/>
            <w:color w:val="2F5496" w:themeColor="accent1" w:themeShade="BF"/>
            <w:sz w:val="23"/>
            <w:szCs w:val="23"/>
          </w:rPr>
          <w:delText xml:space="preserve"> </w:delText>
        </w:r>
        <w:r w:rsidR="00F610B2" w:rsidDel="008A1153">
          <w:rPr>
            <w:rFonts w:eastAsia="Times New Roman" w:cstheme="minorHAnsi"/>
            <w:color w:val="2F5496" w:themeColor="accent1" w:themeShade="BF"/>
            <w:sz w:val="23"/>
            <w:szCs w:val="23"/>
          </w:rPr>
          <w:delText xml:space="preserve">that </w:delText>
        </w:r>
        <w:r w:rsidR="00543245" w:rsidDel="008A1153">
          <w:rPr>
            <w:rFonts w:eastAsia="Times New Roman" w:cstheme="minorHAnsi"/>
            <w:color w:val="2F5496" w:themeColor="accent1" w:themeShade="BF"/>
            <w:sz w:val="23"/>
            <w:szCs w:val="23"/>
          </w:rPr>
          <w:delText>showed that “distance to road</w:delText>
        </w:r>
        <w:r w:rsidR="00557540" w:rsidDel="008A1153">
          <w:rPr>
            <w:rFonts w:eastAsia="Times New Roman" w:cstheme="minorHAnsi"/>
            <w:color w:val="2F5496" w:themeColor="accent1" w:themeShade="BF"/>
            <w:sz w:val="23"/>
            <w:szCs w:val="23"/>
          </w:rPr>
          <w:delText xml:space="preserve"> provided </w:delText>
        </w:r>
        <w:r w:rsidR="00557540" w:rsidRPr="00557540" w:rsidDel="008A1153">
          <w:rPr>
            <w:rFonts w:eastAsia="Times New Roman" w:cstheme="minorHAnsi"/>
            <w:color w:val="2F5496" w:themeColor="accent1" w:themeShade="BF"/>
            <w:sz w:val="23"/>
            <w:szCs w:val="23"/>
          </w:rPr>
          <w:delText>little additional useful information</w:delText>
        </w:r>
        <w:r w:rsidR="00557540" w:rsidDel="008A1153">
          <w:rPr>
            <w:rFonts w:eastAsia="Times New Roman" w:cstheme="minorHAnsi"/>
            <w:color w:val="2F5496" w:themeColor="accent1" w:themeShade="BF"/>
            <w:sz w:val="23"/>
            <w:szCs w:val="23"/>
          </w:rPr>
          <w:delText>.</w:delText>
        </w:r>
        <w:r w:rsidR="00543245" w:rsidDel="008A1153">
          <w:rPr>
            <w:rFonts w:eastAsia="Times New Roman" w:cstheme="minorHAnsi"/>
            <w:color w:val="2F5496" w:themeColor="accent1" w:themeShade="BF"/>
            <w:sz w:val="23"/>
            <w:szCs w:val="23"/>
          </w:rPr>
          <w:delText>”</w:delText>
        </w:r>
        <w:r w:rsidR="008D31A0" w:rsidDel="008A1153">
          <w:rPr>
            <w:rFonts w:eastAsia="Times New Roman" w:cstheme="minorHAnsi"/>
            <w:color w:val="2F5496" w:themeColor="accent1" w:themeShade="BF"/>
            <w:sz w:val="23"/>
            <w:szCs w:val="23"/>
          </w:rPr>
          <w:delText xml:space="preserve"> </w:delText>
        </w:r>
      </w:del>
      <w:ins w:id="46" w:author="RICHARD JAMES HEWITT" w:date="2022-05-25T15:52:00Z">
        <w:r>
          <w:rPr>
            <w:rFonts w:eastAsia="Times New Roman" w:cstheme="minorHAnsi"/>
            <w:color w:val="2F5496" w:themeColor="accent1" w:themeShade="BF"/>
            <w:sz w:val="23"/>
            <w:szCs w:val="23"/>
          </w:rPr>
          <w:t>.</w:t>
        </w:r>
      </w:ins>
      <w:r w:rsidR="008D31A0">
        <w:rPr>
          <w:rFonts w:eastAsia="Times New Roman" w:cstheme="minorHAnsi"/>
          <w:color w:val="2F5496" w:themeColor="accent1" w:themeShade="BF"/>
          <w:sz w:val="23"/>
          <w:szCs w:val="23"/>
        </w:rPr>
        <w:t>We</w:t>
      </w:r>
      <w:proofErr w:type="spellEnd"/>
      <w:r w:rsidR="008D31A0">
        <w:rPr>
          <w:rFonts w:eastAsia="Times New Roman" w:cstheme="minorHAnsi"/>
          <w:color w:val="2F5496" w:themeColor="accent1" w:themeShade="BF"/>
          <w:sz w:val="23"/>
          <w:szCs w:val="23"/>
        </w:rPr>
        <w:t xml:space="preserv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xml:space="preserve">, computed the distance to roads </w:t>
      </w:r>
      <w:r w:rsidR="009A64D3">
        <w:rPr>
          <w:rFonts w:eastAsia="Times New Roman" w:cstheme="minorHAnsi"/>
          <w:color w:val="2F5496" w:themeColor="accent1" w:themeShade="BF"/>
          <w:sz w:val="23"/>
          <w:szCs w:val="23"/>
        </w:rPr>
        <w:t>in raster format</w:t>
      </w:r>
      <w:r w:rsidR="007B7B51">
        <w:rPr>
          <w:rFonts w:eastAsia="Times New Roman" w:cstheme="minorHAnsi"/>
          <w:color w:val="2F5496" w:themeColor="accent1" w:themeShade="BF"/>
          <w:sz w:val="23"/>
          <w:szCs w:val="23"/>
        </w:rPr>
        <w:t xml:space="preserve">, and </w:t>
      </w:r>
      <w:ins w:id="47" w:author="RICHARD JAMES HEWITT" w:date="2022-05-25T15:49:00Z">
        <w:r>
          <w:rPr>
            <w:rFonts w:eastAsia="Times New Roman" w:cstheme="minorHAnsi"/>
            <w:color w:val="2F5496" w:themeColor="accent1" w:themeShade="BF"/>
            <w:sz w:val="23"/>
            <w:szCs w:val="23"/>
          </w:rPr>
          <w:t>included</w:t>
        </w:r>
      </w:ins>
      <w:del w:id="48" w:author="RICHARD JAMES HEWITT" w:date="2022-05-25T15:49:00Z">
        <w:r w:rsidR="007B7B51" w:rsidDel="008A1153">
          <w:rPr>
            <w:rFonts w:eastAsia="Times New Roman" w:cstheme="minorHAnsi"/>
            <w:color w:val="2F5496" w:themeColor="accent1" w:themeShade="BF"/>
            <w:sz w:val="23"/>
            <w:szCs w:val="23"/>
          </w:rPr>
          <w:delText>append</w:delText>
        </w:r>
        <w:r w:rsidR="003D4897" w:rsidDel="008A1153">
          <w:rPr>
            <w:rFonts w:eastAsia="Times New Roman" w:cstheme="minorHAnsi"/>
            <w:color w:val="2F5496" w:themeColor="accent1" w:themeShade="BF"/>
            <w:sz w:val="23"/>
            <w:szCs w:val="23"/>
          </w:rPr>
          <w:delText>ed</w:delText>
        </w:r>
      </w:del>
      <w:r w:rsidR="007B7B51">
        <w:rPr>
          <w:rFonts w:eastAsia="Times New Roman" w:cstheme="minorHAnsi"/>
          <w:color w:val="2F5496" w:themeColor="accent1" w:themeShade="BF"/>
          <w:sz w:val="23"/>
          <w:szCs w:val="23"/>
        </w:rPr>
        <w:t xml:space="preserve"> </w:t>
      </w:r>
      <w:r w:rsidR="00B2466A">
        <w:rPr>
          <w:rFonts w:eastAsia="Times New Roman" w:cstheme="minorHAnsi"/>
          <w:color w:val="2F5496" w:themeColor="accent1" w:themeShade="BF"/>
          <w:sz w:val="23"/>
          <w:szCs w:val="23"/>
        </w:rPr>
        <w:t xml:space="preserve">this </w:t>
      </w:r>
      <w:r w:rsidR="007B7B51">
        <w:rPr>
          <w:rFonts w:eastAsia="Times New Roman" w:cstheme="minorHAnsi"/>
          <w:color w:val="2F5496" w:themeColor="accent1" w:themeShade="BF"/>
          <w:sz w:val="23"/>
          <w:szCs w:val="23"/>
        </w:rPr>
        <w:t xml:space="preserve">data as additional drivers to </w:t>
      </w:r>
      <w:r w:rsidR="00D45026">
        <w:rPr>
          <w:rFonts w:eastAsia="Times New Roman" w:cstheme="minorHAnsi"/>
          <w:color w:val="2F5496" w:themeColor="accent1" w:themeShade="BF"/>
          <w:sz w:val="23"/>
          <w:szCs w:val="23"/>
        </w:rPr>
        <w:t xml:space="preserve">train </w:t>
      </w:r>
      <w:r w:rsidR="00B2466A">
        <w:rPr>
          <w:rFonts w:eastAsia="Times New Roman" w:cstheme="minorHAnsi"/>
          <w:color w:val="2F5496" w:themeColor="accent1" w:themeShade="BF"/>
          <w:sz w:val="23"/>
          <w:szCs w:val="23"/>
        </w:rPr>
        <w:t xml:space="preserve">the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w:t>
      </w:r>
      <w:r w:rsidR="00B2466A">
        <w:rPr>
          <w:rFonts w:eastAsia="Times New Roman" w:cstheme="minorHAnsi"/>
          <w:color w:val="2F5496" w:themeColor="accent1" w:themeShade="BF"/>
          <w:sz w:val="23"/>
          <w:szCs w:val="23"/>
        </w:rPr>
        <w:t>ing</w:t>
      </w:r>
      <w:r w:rsidR="009D4CA1">
        <w:rPr>
          <w:rFonts w:eastAsia="Times New Roman" w:cstheme="minorHAnsi"/>
          <w:color w:val="2F5496" w:themeColor="accent1" w:themeShade="BF"/>
          <w:sz w:val="23"/>
          <w:szCs w:val="23"/>
        </w:rPr>
        <w:t xml:space="preserve">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1D13B9">
        <w:rPr>
          <w:rFonts w:eastAsia="Times New Roman" w:cstheme="minorHAnsi"/>
          <w:color w:val="2F5496" w:themeColor="accent1" w:themeShade="BF"/>
          <w:sz w:val="23"/>
          <w:szCs w:val="23"/>
        </w:rPr>
        <w:t>higher</w:t>
      </w:r>
      <w:r w:rsidR="00AF6A19">
        <w:rPr>
          <w:rFonts w:eastAsia="Times New Roman" w:cstheme="minorHAnsi"/>
          <w:color w:val="2F5496" w:themeColor="accent1" w:themeShade="BF"/>
          <w:sz w:val="23"/>
          <w:szCs w:val="23"/>
        </w:rPr>
        <w:t xml:space="preserve"> </w:t>
      </w:r>
      <w:r w:rsidR="00026E4E">
        <w:rPr>
          <w:rFonts w:eastAsia="Times New Roman" w:cstheme="minorHAnsi"/>
          <w:color w:val="2F5496" w:themeColor="accent1" w:themeShade="BF"/>
          <w:sz w:val="23"/>
          <w:szCs w:val="23"/>
        </w:rPr>
        <w:t>MSE).</w:t>
      </w:r>
      <w:commentRangeEnd w:id="42"/>
      <w:r>
        <w:rPr>
          <w:rStyle w:val="Refdecomentario"/>
        </w:rPr>
        <w:commentReference w:id="42"/>
      </w:r>
    </w:p>
    <w:p w14:paraId="59DCA49F" w14:textId="522E81F5" w:rsidR="003C7F13" w:rsidRPr="003B31AE" w:rsidDel="008A1153" w:rsidRDefault="00644BB4" w:rsidP="00DE3B54">
      <w:pPr>
        <w:spacing w:before="240" w:line="276" w:lineRule="auto"/>
        <w:ind w:left="567"/>
        <w:rPr>
          <w:del w:id="49" w:author="RICHARD JAMES HEWITT" w:date="2022-05-25T15:53:00Z"/>
          <w:rFonts w:eastAsia="Times New Roman" w:cstheme="minorHAnsi"/>
          <w:color w:val="2F5496" w:themeColor="accent1" w:themeShade="BF"/>
          <w:sz w:val="23"/>
          <w:szCs w:val="23"/>
        </w:rPr>
      </w:pPr>
      <w:del w:id="50" w:author="RICHARD JAMES HEWITT" w:date="2022-05-25T15:53:00Z">
        <w:r w:rsidRPr="00644BB4" w:rsidDel="008A1153">
          <w:rPr>
            <w:rFonts w:eastAsia="Times New Roman" w:cstheme="minorHAnsi"/>
            <w:noProof/>
            <w:color w:val="2F5496" w:themeColor="accent1" w:themeShade="BF"/>
            <w:sz w:val="23"/>
            <w:szCs w:val="23"/>
          </w:rPr>
          <w:lastRenderedPageBreak/>
          <w:drawing>
            <wp:inline distT="0" distB="0" distL="0" distR="0" wp14:anchorId="0B449144" wp14:editId="2168E06A">
              <wp:extent cx="5608029" cy="2552700"/>
              <wp:effectExtent l="0" t="0" r="0" b="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498" cy="2613453"/>
                      </a:xfrm>
                      <a:prstGeom prst="rect">
                        <a:avLst/>
                      </a:prstGeom>
                      <a:noFill/>
                    </pic:spPr>
                  </pic:pic>
                </a:graphicData>
              </a:graphic>
            </wp:inline>
          </w:drawing>
        </w:r>
        <w:r w:rsidR="003C7F13" w:rsidDel="008A1153">
          <w:rPr>
            <w:rFonts w:eastAsia="Times New Roman" w:cstheme="minorHAnsi"/>
            <w:color w:val="2F5496" w:themeColor="accent1" w:themeShade="BF"/>
            <w:sz w:val="23"/>
            <w:szCs w:val="23"/>
          </w:rPr>
          <w:delText xml:space="preserve"> </w:delText>
        </w:r>
      </w:del>
    </w:p>
    <w:p w14:paraId="4EF144B2" w14:textId="53E51D04" w:rsidR="007E1AD4" w:rsidDel="008A1153" w:rsidRDefault="007E1AD4" w:rsidP="00DE3B54">
      <w:pPr>
        <w:spacing w:before="240" w:line="276" w:lineRule="auto"/>
        <w:ind w:left="567"/>
        <w:rPr>
          <w:del w:id="51" w:author="RICHARD JAMES HEWITT" w:date="2022-05-25T15:53:00Z"/>
          <w:rFonts w:eastAsia="Times New Roman" w:cstheme="minorHAnsi"/>
          <w:color w:val="2F5496" w:themeColor="accent1" w:themeShade="BF"/>
          <w:sz w:val="23"/>
          <w:szCs w:val="23"/>
        </w:rPr>
      </w:pPr>
      <w:del w:id="52" w:author="RICHARD JAMES HEWITT" w:date="2022-05-25T15:53:00Z">
        <w:r w:rsidDel="008A1153">
          <w:rPr>
            <w:rFonts w:eastAsia="Times New Roman" w:cstheme="minorHAnsi"/>
            <w:color w:val="2F5496" w:themeColor="accent1" w:themeShade="BF"/>
            <w:sz w:val="23"/>
            <w:szCs w:val="23"/>
          </w:rPr>
          <w:delText>One possible explanation is that U-Net is sensitive to “visual signals (i.e., spatial features)” but distance hardly provide</w:delText>
        </w:r>
        <w:r w:rsidR="003D60EF" w:rsidDel="008A1153">
          <w:rPr>
            <w:rFonts w:eastAsia="Times New Roman" w:cstheme="minorHAnsi"/>
            <w:color w:val="2F5496" w:themeColor="accent1" w:themeShade="BF"/>
            <w:sz w:val="23"/>
            <w:szCs w:val="23"/>
          </w:rPr>
          <w:delText>s</w:delText>
        </w:r>
        <w:r w:rsidR="00960DA8" w:rsidDel="008A1153">
          <w:rPr>
            <w:rFonts w:eastAsia="Times New Roman" w:cstheme="minorHAnsi"/>
            <w:color w:val="2F5496" w:themeColor="accent1" w:themeShade="BF"/>
            <w:sz w:val="23"/>
            <w:szCs w:val="23"/>
          </w:rPr>
          <w:delText xml:space="preserve"> any robust</w:delText>
        </w:r>
        <w:r w:rsidDel="008A1153">
          <w:rPr>
            <w:rFonts w:eastAsia="Times New Roman" w:cstheme="minorHAnsi"/>
            <w:color w:val="2F5496" w:themeColor="accent1" w:themeShade="BF"/>
            <w:sz w:val="23"/>
            <w:szCs w:val="23"/>
          </w:rPr>
          <w:delText xml:space="preserve"> </w:delText>
        </w:r>
        <w:r w:rsidR="00960DA8" w:rsidDel="008A1153">
          <w:rPr>
            <w:rFonts w:eastAsia="Times New Roman" w:cstheme="minorHAnsi"/>
            <w:color w:val="2F5496" w:themeColor="accent1" w:themeShade="BF"/>
            <w:sz w:val="23"/>
            <w:szCs w:val="23"/>
          </w:rPr>
          <w:delText>spatial features</w:delText>
        </w:r>
        <w:r w:rsidDel="008A1153">
          <w:rPr>
            <w:rFonts w:eastAsia="Times New Roman" w:cstheme="minorHAnsi"/>
            <w:color w:val="2F5496" w:themeColor="accent1" w:themeShade="BF"/>
            <w:sz w:val="23"/>
            <w:szCs w:val="23"/>
          </w:rPr>
          <w:delText>.</w:delText>
        </w:r>
        <w:r w:rsidR="00BA53E0" w:rsidDel="008A1153">
          <w:rPr>
            <w:rFonts w:eastAsia="Times New Roman" w:cstheme="minorHAnsi"/>
            <w:color w:val="2F5496" w:themeColor="accent1" w:themeShade="BF"/>
            <w:sz w:val="23"/>
            <w:szCs w:val="23"/>
          </w:rPr>
          <w:delText xml:space="preserve"> Below is </w:delText>
        </w:r>
        <w:r w:rsidR="004F3B7B" w:rsidDel="008A1153">
          <w:rPr>
            <w:rFonts w:eastAsia="Times New Roman" w:cstheme="minorHAnsi"/>
            <w:color w:val="2F5496" w:themeColor="accent1" w:themeShade="BF"/>
            <w:sz w:val="23"/>
            <w:szCs w:val="23"/>
          </w:rPr>
          <w:delText xml:space="preserve">a conceptual </w:delText>
        </w:r>
        <w:r w:rsidR="00AD6A5C" w:rsidDel="008A1153">
          <w:rPr>
            <w:rFonts w:eastAsia="Times New Roman" w:cstheme="minorHAnsi"/>
            <w:color w:val="2F5496" w:themeColor="accent1" w:themeShade="BF"/>
            <w:sz w:val="23"/>
            <w:szCs w:val="23"/>
          </w:rPr>
          <w:delText xml:space="preserve">illustration </w:delText>
        </w:r>
        <w:r w:rsidR="00E12378" w:rsidDel="008A1153">
          <w:rPr>
            <w:rFonts w:eastAsia="Times New Roman" w:cstheme="minorHAnsi"/>
            <w:color w:val="2F5496" w:themeColor="accent1" w:themeShade="BF"/>
            <w:sz w:val="23"/>
            <w:szCs w:val="23"/>
          </w:rPr>
          <w:delText xml:space="preserve">of </w:delText>
        </w:r>
        <w:r w:rsidR="00082607" w:rsidDel="008A1153">
          <w:rPr>
            <w:rFonts w:eastAsia="Times New Roman" w:cstheme="minorHAnsi"/>
            <w:color w:val="2F5496" w:themeColor="accent1" w:themeShade="BF"/>
            <w:sz w:val="23"/>
            <w:szCs w:val="23"/>
          </w:rPr>
          <w:delText xml:space="preserve">urban land-use </w:delText>
        </w:r>
        <w:r w:rsidR="00EE1551" w:rsidDel="008A1153">
          <w:rPr>
            <w:rFonts w:eastAsia="Times New Roman" w:cstheme="minorHAnsi"/>
            <w:color w:val="2F5496" w:themeColor="accent1" w:themeShade="BF"/>
            <w:sz w:val="23"/>
            <w:szCs w:val="23"/>
          </w:rPr>
          <w:delText xml:space="preserve">(a) </w:delText>
        </w:r>
        <w:r w:rsidR="00082607" w:rsidDel="008A1153">
          <w:rPr>
            <w:rFonts w:eastAsia="Times New Roman" w:cstheme="minorHAnsi"/>
            <w:color w:val="2F5496" w:themeColor="accent1" w:themeShade="BF"/>
            <w:sz w:val="23"/>
            <w:szCs w:val="23"/>
          </w:rPr>
          <w:delText>and distance</w:delText>
        </w:r>
        <w:r w:rsidR="00EE1551" w:rsidDel="008A1153">
          <w:rPr>
            <w:rFonts w:eastAsia="Times New Roman" w:cstheme="minorHAnsi"/>
            <w:color w:val="2F5496" w:themeColor="accent1" w:themeShade="BF"/>
            <w:sz w:val="23"/>
            <w:szCs w:val="23"/>
          </w:rPr>
          <w:delText>-based</w:delText>
        </w:r>
        <w:r w:rsidR="0094376E" w:rsidDel="008A1153">
          <w:rPr>
            <w:rFonts w:eastAsia="Times New Roman" w:cstheme="minorHAnsi"/>
            <w:color w:val="2F5496" w:themeColor="accent1" w:themeShade="BF"/>
            <w:sz w:val="23"/>
            <w:szCs w:val="23"/>
          </w:rPr>
          <w:delText xml:space="preserve"> driver</w:delText>
        </w:r>
        <w:r w:rsidR="00EE1551" w:rsidDel="008A1153">
          <w:rPr>
            <w:rFonts w:eastAsia="Times New Roman" w:cstheme="minorHAnsi"/>
            <w:color w:val="2F5496" w:themeColor="accent1" w:themeShade="BF"/>
            <w:sz w:val="23"/>
            <w:szCs w:val="23"/>
          </w:rPr>
          <w:delText xml:space="preserve"> (b)</w:delText>
        </w:r>
        <w:r w:rsidR="0094376E" w:rsidDel="008A1153">
          <w:rPr>
            <w:rFonts w:eastAsia="Times New Roman" w:cstheme="minorHAnsi"/>
            <w:color w:val="2F5496" w:themeColor="accent1" w:themeShade="BF"/>
            <w:sz w:val="23"/>
            <w:szCs w:val="23"/>
          </w:rPr>
          <w:delText xml:space="preserve"> be</w:delText>
        </w:r>
        <w:r w:rsidR="00643546" w:rsidDel="008A1153">
          <w:rPr>
            <w:rFonts w:eastAsia="Times New Roman" w:cstheme="minorHAnsi"/>
            <w:color w:val="2F5496" w:themeColor="accent1" w:themeShade="BF"/>
            <w:sz w:val="23"/>
            <w:szCs w:val="23"/>
          </w:rPr>
          <w:delText>ing</w:delText>
        </w:r>
        <w:r w:rsidR="0094376E" w:rsidDel="008A1153">
          <w:rPr>
            <w:rFonts w:eastAsia="Times New Roman" w:cstheme="minorHAnsi"/>
            <w:color w:val="2F5496" w:themeColor="accent1" w:themeShade="BF"/>
            <w:sz w:val="23"/>
            <w:szCs w:val="23"/>
          </w:rPr>
          <w:delText xml:space="preserve"> processed by U-Net</w:delText>
        </w:r>
        <w:r w:rsidR="00BE5541" w:rsidDel="008A1153">
          <w:rPr>
            <w:rFonts w:eastAsia="Times New Roman" w:cstheme="minorHAnsi"/>
            <w:color w:val="2F5496" w:themeColor="accent1" w:themeShade="BF"/>
            <w:sz w:val="23"/>
            <w:szCs w:val="23"/>
          </w:rPr>
          <w:delText xml:space="preserve">. </w:delText>
        </w:r>
        <w:commentRangeStart w:id="53"/>
        <w:commentRangeStart w:id="54"/>
        <w:commentRangeStart w:id="55"/>
        <w:r w:rsidR="00BE5541" w:rsidDel="008A1153">
          <w:rPr>
            <w:rFonts w:eastAsia="Times New Roman" w:cstheme="minorHAnsi"/>
            <w:color w:val="2F5496" w:themeColor="accent1" w:themeShade="BF"/>
            <w:sz w:val="23"/>
            <w:szCs w:val="23"/>
          </w:rPr>
          <w:delText>T</w:delText>
        </w:r>
        <w:commentRangeEnd w:id="53"/>
        <w:r w:rsidR="00E00D8E" w:rsidDel="008A1153">
          <w:rPr>
            <w:rStyle w:val="Refdecomentario"/>
          </w:rPr>
          <w:commentReference w:id="53"/>
        </w:r>
        <w:commentRangeEnd w:id="54"/>
        <w:r w:rsidR="00EB2A55" w:rsidDel="008A1153">
          <w:rPr>
            <w:rStyle w:val="Refdecomentario"/>
          </w:rPr>
          <w:commentReference w:id="54"/>
        </w:r>
      </w:del>
      <w:commentRangeEnd w:id="55"/>
      <w:r w:rsidR="00611227">
        <w:rPr>
          <w:rStyle w:val="Refdecomentario"/>
        </w:rPr>
        <w:commentReference w:id="55"/>
      </w:r>
      <w:del w:id="56" w:author="RICHARD JAMES HEWITT" w:date="2022-05-25T15:53:00Z">
        <w:r w:rsidR="00A85F21" w:rsidDel="008A1153">
          <w:rPr>
            <w:rFonts w:eastAsia="Times New Roman" w:cstheme="minorHAnsi"/>
            <w:color w:val="2F5496" w:themeColor="accent1" w:themeShade="BF"/>
            <w:sz w:val="23"/>
            <w:szCs w:val="23"/>
          </w:rPr>
          <w:delText>he</w:delText>
        </w:r>
        <w:r w:rsidR="00AA0956" w:rsidDel="008A1153">
          <w:rPr>
            <w:rFonts w:eastAsia="Times New Roman" w:cstheme="minorHAnsi"/>
            <w:color w:val="2F5496" w:themeColor="accent1" w:themeShade="BF"/>
            <w:sz w:val="23"/>
            <w:szCs w:val="23"/>
          </w:rPr>
          <w:delText xml:space="preserve"> </w:delText>
        </w:r>
        <w:r w:rsidR="00E16DB8" w:rsidDel="008A1153">
          <w:rPr>
            <w:rFonts w:eastAsia="Times New Roman" w:cstheme="minorHAnsi"/>
            <w:color w:val="2F5496" w:themeColor="accent1" w:themeShade="BF"/>
            <w:sz w:val="23"/>
            <w:szCs w:val="23"/>
          </w:rPr>
          <w:delText>distance-based</w:delText>
        </w:r>
        <w:r w:rsidR="0025550C" w:rsidDel="008A1153">
          <w:rPr>
            <w:rFonts w:eastAsia="Times New Roman" w:cstheme="minorHAnsi"/>
            <w:color w:val="2F5496" w:themeColor="accent1" w:themeShade="BF"/>
            <w:sz w:val="23"/>
            <w:szCs w:val="23"/>
          </w:rPr>
          <w:delText xml:space="preserve"> driver</w:delText>
        </w:r>
        <w:r w:rsidR="001A558B" w:rsidDel="008A1153">
          <w:rPr>
            <w:rFonts w:eastAsia="Times New Roman" w:cstheme="minorHAnsi"/>
            <w:color w:val="2F5496" w:themeColor="accent1" w:themeShade="BF"/>
            <w:sz w:val="23"/>
            <w:szCs w:val="23"/>
          </w:rPr>
          <w:delText xml:space="preserve"> </w:delText>
        </w:r>
        <w:r w:rsidR="00E340E3" w:rsidDel="008A1153">
          <w:rPr>
            <w:rFonts w:eastAsia="Times New Roman" w:cstheme="minorHAnsi"/>
            <w:color w:val="2F5496" w:themeColor="accent1" w:themeShade="BF"/>
            <w:sz w:val="23"/>
            <w:szCs w:val="23"/>
          </w:rPr>
          <w:delText>exhibit</w:delText>
        </w:r>
        <w:r w:rsidR="00E37380" w:rsidDel="008A1153">
          <w:rPr>
            <w:rFonts w:eastAsia="Times New Roman" w:cstheme="minorHAnsi"/>
            <w:color w:val="2F5496" w:themeColor="accent1" w:themeShade="BF"/>
            <w:sz w:val="23"/>
            <w:szCs w:val="23"/>
          </w:rPr>
          <w:delText>s</w:delText>
        </w:r>
        <w:r w:rsidR="00E340E3" w:rsidDel="008A1153">
          <w:rPr>
            <w:rFonts w:eastAsia="Times New Roman" w:cstheme="minorHAnsi"/>
            <w:color w:val="2F5496" w:themeColor="accent1" w:themeShade="BF"/>
            <w:sz w:val="23"/>
            <w:szCs w:val="23"/>
          </w:rPr>
          <w:delText xml:space="preserve"> </w:delText>
        </w:r>
        <w:r w:rsidR="00D32970" w:rsidDel="008A1153">
          <w:rPr>
            <w:rFonts w:eastAsia="Times New Roman" w:cstheme="minorHAnsi"/>
            <w:color w:val="2F5496" w:themeColor="accent1" w:themeShade="BF"/>
            <w:sz w:val="23"/>
            <w:szCs w:val="23"/>
          </w:rPr>
          <w:delText xml:space="preserve">a </w:delText>
        </w:r>
        <w:r w:rsidR="00234E5C" w:rsidDel="008A1153">
          <w:rPr>
            <w:rFonts w:eastAsia="Times New Roman" w:cstheme="minorHAnsi"/>
            <w:color w:val="2F5496" w:themeColor="accent1" w:themeShade="BF"/>
            <w:sz w:val="23"/>
            <w:szCs w:val="23"/>
          </w:rPr>
          <w:delText xml:space="preserve">monotonical increasing </w:delText>
        </w:r>
        <w:r w:rsidR="00B92371" w:rsidDel="008A1153">
          <w:rPr>
            <w:rFonts w:eastAsia="Times New Roman" w:cstheme="minorHAnsi"/>
            <w:color w:val="2F5496" w:themeColor="accent1" w:themeShade="BF"/>
            <w:sz w:val="23"/>
            <w:szCs w:val="23"/>
          </w:rPr>
          <w:delText xml:space="preserve">pattern perpendicular to </w:delText>
        </w:r>
        <w:r w:rsidR="00E37380" w:rsidDel="008A1153">
          <w:rPr>
            <w:rFonts w:eastAsia="Times New Roman" w:cstheme="minorHAnsi"/>
            <w:color w:val="2F5496" w:themeColor="accent1" w:themeShade="BF"/>
            <w:sz w:val="23"/>
            <w:szCs w:val="23"/>
          </w:rPr>
          <w:delText xml:space="preserve">the </w:delText>
        </w:r>
        <w:r w:rsidR="00B92371" w:rsidDel="008A1153">
          <w:rPr>
            <w:rFonts w:eastAsia="Times New Roman" w:cstheme="minorHAnsi"/>
            <w:color w:val="2F5496" w:themeColor="accent1" w:themeShade="BF"/>
            <w:sz w:val="23"/>
            <w:szCs w:val="23"/>
          </w:rPr>
          <w:delText xml:space="preserve">road, </w:delText>
        </w:r>
        <w:r w:rsidR="00877E0D" w:rsidDel="008A1153">
          <w:rPr>
            <w:rFonts w:eastAsia="Times New Roman" w:cstheme="minorHAnsi"/>
            <w:color w:val="2F5496" w:themeColor="accent1" w:themeShade="BF"/>
            <w:sz w:val="23"/>
            <w:szCs w:val="23"/>
          </w:rPr>
          <w:delText xml:space="preserve">and this pattern </w:delText>
        </w:r>
        <w:r w:rsidR="0078223F" w:rsidDel="008A1153">
          <w:rPr>
            <w:rFonts w:eastAsia="Times New Roman" w:cstheme="minorHAnsi"/>
            <w:color w:val="2F5496" w:themeColor="accent1" w:themeShade="BF"/>
            <w:sz w:val="23"/>
            <w:szCs w:val="23"/>
          </w:rPr>
          <w:delText>remain</w:delText>
        </w:r>
        <w:r w:rsidR="00E37380" w:rsidDel="008A1153">
          <w:rPr>
            <w:rFonts w:eastAsia="Times New Roman" w:cstheme="minorHAnsi"/>
            <w:color w:val="2F5496" w:themeColor="accent1" w:themeShade="BF"/>
            <w:sz w:val="23"/>
            <w:szCs w:val="23"/>
          </w:rPr>
          <w:delText>s</w:delText>
        </w:r>
        <w:r w:rsidR="00EC6538" w:rsidDel="008A1153">
          <w:rPr>
            <w:rFonts w:eastAsia="Times New Roman" w:cstheme="minorHAnsi"/>
            <w:color w:val="2F5496" w:themeColor="accent1" w:themeShade="BF"/>
            <w:sz w:val="23"/>
            <w:szCs w:val="23"/>
          </w:rPr>
          <w:delText xml:space="preserve"> unchanged in the </w:delText>
        </w:r>
        <w:r w:rsidR="004F75B3" w:rsidDel="008A1153">
          <w:rPr>
            <w:rFonts w:eastAsia="Times New Roman" w:cstheme="minorHAnsi"/>
            <w:color w:val="2F5496" w:themeColor="accent1" w:themeShade="BF"/>
            <w:sz w:val="23"/>
            <w:szCs w:val="23"/>
          </w:rPr>
          <w:delText>U-Net</w:delText>
        </w:r>
        <w:r w:rsidR="004379F8" w:rsidDel="008A1153">
          <w:rPr>
            <w:rFonts w:eastAsia="Times New Roman" w:cstheme="minorHAnsi"/>
            <w:color w:val="2F5496" w:themeColor="accent1" w:themeShade="BF"/>
            <w:sz w:val="23"/>
            <w:szCs w:val="23"/>
          </w:rPr>
          <w:delText>.</w:delText>
        </w:r>
        <w:r w:rsidR="0078223F" w:rsidDel="008A1153">
          <w:rPr>
            <w:rFonts w:eastAsia="Times New Roman" w:cstheme="minorHAnsi"/>
            <w:color w:val="2F5496" w:themeColor="accent1" w:themeShade="BF"/>
            <w:sz w:val="23"/>
            <w:szCs w:val="23"/>
          </w:rPr>
          <w:delText xml:space="preserve"> </w:delText>
        </w:r>
        <w:r w:rsidR="00EE1551" w:rsidDel="008A1153">
          <w:rPr>
            <w:rFonts w:eastAsia="Times New Roman" w:cstheme="minorHAnsi"/>
            <w:color w:val="2F5496" w:themeColor="accent1" w:themeShade="BF"/>
            <w:sz w:val="23"/>
            <w:szCs w:val="23"/>
          </w:rPr>
          <w:delText>However</w:delText>
        </w:r>
        <w:r w:rsidR="00983FD8" w:rsidDel="008A1153">
          <w:rPr>
            <w:rFonts w:eastAsia="Times New Roman" w:cstheme="minorHAnsi"/>
            <w:color w:val="2F5496" w:themeColor="accent1" w:themeShade="BF"/>
            <w:sz w:val="23"/>
            <w:szCs w:val="23"/>
          </w:rPr>
          <w:delText>,</w:delText>
        </w:r>
        <w:r w:rsidR="00156F54" w:rsidDel="008A1153">
          <w:rPr>
            <w:rFonts w:eastAsia="Times New Roman" w:cstheme="minorHAnsi"/>
            <w:color w:val="2F5496" w:themeColor="accent1" w:themeShade="BF"/>
            <w:sz w:val="23"/>
            <w:szCs w:val="23"/>
          </w:rPr>
          <w:delText xml:space="preserve"> </w:delText>
        </w:r>
        <w:r w:rsidR="0033761A" w:rsidDel="008A1153">
          <w:rPr>
            <w:rFonts w:eastAsia="Times New Roman" w:cstheme="minorHAnsi"/>
            <w:color w:val="2F5496" w:themeColor="accent1" w:themeShade="BF"/>
            <w:sz w:val="23"/>
            <w:szCs w:val="23"/>
          </w:rPr>
          <w:delText xml:space="preserve">the overall urban land-use change patterns were captured in the down-sampling process </w:delText>
        </w:r>
        <w:r w:rsidR="006D2313" w:rsidDel="008A1153">
          <w:rPr>
            <w:rFonts w:eastAsia="Times New Roman" w:cstheme="minorHAnsi"/>
            <w:color w:val="2F5496" w:themeColor="accent1" w:themeShade="BF"/>
            <w:sz w:val="23"/>
            <w:szCs w:val="23"/>
          </w:rPr>
          <w:delText xml:space="preserve">and </w:delText>
        </w:r>
        <w:r w:rsidR="00983FD8" w:rsidDel="008A1153">
          <w:rPr>
            <w:rFonts w:eastAsia="Times New Roman" w:cstheme="minorHAnsi"/>
            <w:color w:val="2F5496" w:themeColor="accent1" w:themeShade="BF"/>
            <w:sz w:val="23"/>
            <w:szCs w:val="23"/>
          </w:rPr>
          <w:delText xml:space="preserve">the </w:delText>
        </w:r>
        <w:r w:rsidR="00B72194" w:rsidDel="008A1153">
          <w:rPr>
            <w:rFonts w:eastAsia="Times New Roman" w:cstheme="minorHAnsi"/>
            <w:color w:val="2F5496" w:themeColor="accent1" w:themeShade="BF"/>
            <w:sz w:val="23"/>
            <w:szCs w:val="23"/>
          </w:rPr>
          <w:delText>finer</w:delText>
        </w:r>
        <w:r w:rsidR="00983FD8" w:rsidDel="008A1153">
          <w:rPr>
            <w:rFonts w:eastAsia="Times New Roman" w:cstheme="minorHAnsi"/>
            <w:color w:val="2F5496" w:themeColor="accent1" w:themeShade="BF"/>
            <w:sz w:val="23"/>
            <w:szCs w:val="23"/>
          </w:rPr>
          <w:delText xml:space="preserve"> patterns were </w:delText>
        </w:r>
        <w:r w:rsidR="006D2313" w:rsidDel="008A1153">
          <w:rPr>
            <w:rFonts w:eastAsia="Times New Roman" w:cstheme="minorHAnsi"/>
            <w:color w:val="2F5496" w:themeColor="accent1" w:themeShade="BF"/>
            <w:sz w:val="23"/>
            <w:szCs w:val="23"/>
          </w:rPr>
          <w:delText xml:space="preserve">reconstructed </w:delText>
        </w:r>
        <w:r w:rsidR="00F348D5" w:rsidDel="008A1153">
          <w:rPr>
            <w:rFonts w:eastAsia="Times New Roman" w:cstheme="minorHAnsi"/>
            <w:color w:val="2F5496" w:themeColor="accent1" w:themeShade="BF"/>
            <w:sz w:val="23"/>
            <w:szCs w:val="23"/>
          </w:rPr>
          <w:delText xml:space="preserve">in the up-sampling process. </w:delText>
        </w:r>
        <w:r w:rsidR="00156F54" w:rsidDel="008A1153">
          <w:rPr>
            <w:rFonts w:eastAsia="Times New Roman" w:cstheme="minorHAnsi"/>
            <w:color w:val="2F5496" w:themeColor="accent1" w:themeShade="BF"/>
            <w:sz w:val="23"/>
            <w:szCs w:val="23"/>
          </w:rPr>
          <w:delText>Therefore,</w:delText>
        </w:r>
        <w:r w:rsidR="007A03ED" w:rsidDel="008A1153">
          <w:rPr>
            <w:rFonts w:eastAsia="Times New Roman" w:cstheme="minorHAnsi"/>
            <w:color w:val="2F5496" w:themeColor="accent1" w:themeShade="BF"/>
            <w:sz w:val="23"/>
            <w:szCs w:val="23"/>
          </w:rPr>
          <w:delText xml:space="preserve"> </w:delText>
        </w:r>
        <w:r w:rsidR="000A2690" w:rsidDel="008A1153">
          <w:rPr>
            <w:rFonts w:eastAsia="Times New Roman" w:cstheme="minorHAnsi"/>
            <w:color w:val="2F5496" w:themeColor="accent1" w:themeShade="BF"/>
            <w:sz w:val="23"/>
            <w:szCs w:val="23"/>
          </w:rPr>
          <w:delText>the m</w:delText>
        </w:r>
        <w:r w:rsidR="000A2690" w:rsidRPr="000A2690" w:rsidDel="008A1153">
          <w:rPr>
            <w:rFonts w:eastAsia="Times New Roman" w:cstheme="minorHAnsi"/>
            <w:color w:val="2F5496" w:themeColor="accent1" w:themeShade="BF"/>
            <w:sz w:val="23"/>
            <w:szCs w:val="23"/>
          </w:rPr>
          <w:delText>onotonicity</w:delText>
        </w:r>
        <w:r w:rsidR="004E1FAE" w:rsidDel="008A1153">
          <w:rPr>
            <w:rFonts w:eastAsia="Times New Roman" w:cstheme="minorHAnsi"/>
            <w:color w:val="2F5496" w:themeColor="accent1" w:themeShade="BF"/>
            <w:sz w:val="23"/>
            <w:szCs w:val="23"/>
          </w:rPr>
          <w:delText xml:space="preserve"> of distance-based drivers</w:delText>
        </w:r>
        <w:r w:rsidR="00E75632" w:rsidDel="008A1153">
          <w:rPr>
            <w:rFonts w:eastAsia="Times New Roman" w:cstheme="minorHAnsi"/>
            <w:color w:val="2F5496" w:themeColor="accent1" w:themeShade="BF"/>
            <w:sz w:val="23"/>
            <w:szCs w:val="23"/>
          </w:rPr>
          <w:delText xml:space="preserve"> </w:delText>
        </w:r>
        <w:r w:rsidR="00156F54" w:rsidDel="008A1153">
          <w:rPr>
            <w:rFonts w:eastAsia="Times New Roman" w:cstheme="minorHAnsi"/>
            <w:color w:val="2F5496" w:themeColor="accent1" w:themeShade="BF"/>
            <w:sz w:val="23"/>
            <w:szCs w:val="23"/>
          </w:rPr>
          <w:delText>may prevent</w:delText>
        </w:r>
        <w:r w:rsidR="006F12AA" w:rsidDel="008A1153">
          <w:rPr>
            <w:rFonts w:eastAsia="Times New Roman" w:cstheme="minorHAnsi"/>
            <w:color w:val="2F5496" w:themeColor="accent1" w:themeShade="BF"/>
            <w:sz w:val="23"/>
            <w:szCs w:val="23"/>
          </w:rPr>
          <w:delText xml:space="preserve"> U-Net to learn additional </w:delText>
        </w:r>
        <w:r w:rsidR="00502DCA" w:rsidDel="008A1153">
          <w:rPr>
            <w:rFonts w:eastAsia="Times New Roman" w:cstheme="minorHAnsi"/>
            <w:color w:val="2F5496" w:themeColor="accent1" w:themeShade="BF"/>
            <w:sz w:val="23"/>
            <w:szCs w:val="23"/>
          </w:rPr>
          <w:delText>patterns from roads/town</w:delText>
        </w:r>
        <w:r w:rsidR="00E37380" w:rsidDel="008A1153">
          <w:rPr>
            <w:rFonts w:eastAsia="Times New Roman" w:cstheme="minorHAnsi"/>
            <w:color w:val="2F5496" w:themeColor="accent1" w:themeShade="BF"/>
            <w:sz w:val="23"/>
            <w:szCs w:val="23"/>
          </w:rPr>
          <w:delText xml:space="preserve"> </w:delText>
        </w:r>
        <w:r w:rsidR="003613CF" w:rsidDel="008A1153">
          <w:rPr>
            <w:rFonts w:eastAsia="Times New Roman" w:cstheme="minorHAnsi"/>
            <w:color w:val="2F5496" w:themeColor="accent1" w:themeShade="BF"/>
            <w:sz w:val="23"/>
            <w:szCs w:val="23"/>
          </w:rPr>
          <w:delText xml:space="preserve">centers, </w:delText>
        </w:r>
        <w:commentRangeStart w:id="57"/>
        <w:r w:rsidR="003613CF" w:rsidDel="008A1153">
          <w:rPr>
            <w:rFonts w:eastAsia="Times New Roman" w:cstheme="minorHAnsi"/>
            <w:color w:val="2F5496" w:themeColor="accent1" w:themeShade="BF"/>
            <w:sz w:val="23"/>
            <w:szCs w:val="23"/>
          </w:rPr>
          <w:delText>etc</w:delText>
        </w:r>
      </w:del>
      <w:commentRangeEnd w:id="57"/>
      <w:r w:rsidR="008A1153">
        <w:rPr>
          <w:rStyle w:val="Refdecomentario"/>
        </w:rPr>
        <w:commentReference w:id="57"/>
      </w:r>
      <w:del w:id="58" w:author="RICHARD JAMES HEWITT" w:date="2022-05-25T15:53:00Z">
        <w:r w:rsidR="003613CF" w:rsidDel="008A1153">
          <w:rPr>
            <w:rFonts w:eastAsia="Times New Roman" w:cstheme="minorHAnsi"/>
            <w:color w:val="2F5496" w:themeColor="accent1" w:themeShade="BF"/>
            <w:sz w:val="23"/>
            <w:szCs w:val="23"/>
          </w:rPr>
          <w:delText>.</w:delText>
        </w:r>
      </w:del>
    </w:p>
    <w:p w14:paraId="17DB9596" w14:textId="19697715" w:rsidR="008E1CAD" w:rsidDel="00611227" w:rsidRDefault="00205C56" w:rsidP="00DE3B54">
      <w:pPr>
        <w:spacing w:before="240" w:line="276" w:lineRule="auto"/>
        <w:ind w:left="567"/>
        <w:rPr>
          <w:del w:id="59" w:author="RICHARD JAMES HEWITT" w:date="2022-05-25T15:55:00Z"/>
          <w:rFonts w:eastAsia="Times New Roman" w:cstheme="minorHAnsi"/>
          <w:color w:val="2F5496" w:themeColor="accent1" w:themeShade="BF"/>
          <w:sz w:val="23"/>
          <w:szCs w:val="23"/>
        </w:rPr>
      </w:pPr>
      <w:del w:id="60" w:author="RICHARD JAMES HEWITT" w:date="2022-05-25T15:55:00Z">
        <w:r w:rsidDel="00611227">
          <w:rPr>
            <w:noProof/>
          </w:rPr>
          <w:lastRenderedPageBreak/>
          <w:drawing>
            <wp:inline distT="0" distB="0" distL="0" distR="0" wp14:anchorId="49536F32" wp14:editId="7B7B10C4">
              <wp:extent cx="5976518" cy="41758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4263" cy="4181266"/>
                      </a:xfrm>
                      <a:prstGeom prst="rect">
                        <a:avLst/>
                      </a:prstGeom>
                    </pic:spPr>
                  </pic:pic>
                </a:graphicData>
              </a:graphic>
            </wp:inline>
          </w:drawing>
        </w:r>
      </w:del>
    </w:p>
    <w:p w14:paraId="46502BA9" w14:textId="53358BED" w:rsidR="00882FD7" w:rsidDel="00611227" w:rsidRDefault="00882FD7" w:rsidP="00DE3B54">
      <w:pPr>
        <w:spacing w:before="240" w:line="276" w:lineRule="auto"/>
        <w:ind w:left="567"/>
        <w:rPr>
          <w:del w:id="61" w:author="RICHARD JAMES HEWITT" w:date="2022-05-25T15:55:00Z"/>
          <w:rFonts w:eastAsia="Times New Roman" w:cstheme="minorHAnsi"/>
          <w:sz w:val="23"/>
          <w:szCs w:val="23"/>
        </w:rPr>
      </w:pPr>
      <w:del w:id="62" w:author="RICHARD JAMES HEWITT" w:date="2022-05-25T15:55:00Z">
        <w:r w:rsidDel="00611227">
          <w:rPr>
            <w:rFonts w:eastAsia="Times New Roman" w:cstheme="minorHAnsi"/>
            <w:color w:val="2F5496" w:themeColor="accent1" w:themeShade="BF"/>
            <w:sz w:val="23"/>
            <w:szCs w:val="23"/>
          </w:rPr>
          <w:delText>To make this cl</w:delText>
        </w:r>
        <w:r w:rsidR="0042630F" w:rsidDel="00611227">
          <w:rPr>
            <w:rFonts w:eastAsia="Times New Roman" w:cstheme="minorHAnsi"/>
            <w:color w:val="2F5496" w:themeColor="accent1" w:themeShade="BF"/>
            <w:sz w:val="23"/>
            <w:szCs w:val="23"/>
          </w:rPr>
          <w:delText>aim clear to readers, we provided a supplementary document</w:delText>
        </w:r>
        <w:r w:rsidR="00CE1048" w:rsidDel="00611227">
          <w:rPr>
            <w:rFonts w:eastAsia="Times New Roman" w:cstheme="minorHAnsi"/>
            <w:color w:val="2F5496" w:themeColor="accent1" w:themeShade="BF"/>
            <w:sz w:val="23"/>
            <w:szCs w:val="23"/>
          </w:rPr>
          <w:delText xml:space="preserve"> to explain the reason for not including distance data in our </w:delText>
        </w:r>
        <w:commentRangeStart w:id="63"/>
        <w:r w:rsidR="00CE1048" w:rsidDel="00611227">
          <w:rPr>
            <w:rFonts w:eastAsia="Times New Roman" w:cstheme="minorHAnsi"/>
            <w:color w:val="2F5496" w:themeColor="accent1" w:themeShade="BF"/>
            <w:sz w:val="23"/>
            <w:szCs w:val="23"/>
          </w:rPr>
          <w:delText>study</w:delText>
        </w:r>
      </w:del>
      <w:commentRangeEnd w:id="63"/>
      <w:r w:rsidR="00611227">
        <w:rPr>
          <w:rStyle w:val="Refdecomentario"/>
        </w:rPr>
        <w:commentReference w:id="63"/>
      </w:r>
      <w:del w:id="64" w:author="RICHARD JAMES HEWITT" w:date="2022-05-25T15:55:00Z">
        <w:r w:rsidR="00CE1048" w:rsidDel="00611227">
          <w:rPr>
            <w:rFonts w:eastAsia="Times New Roman" w:cstheme="minorHAnsi"/>
            <w:color w:val="2F5496" w:themeColor="accent1" w:themeShade="BF"/>
            <w:sz w:val="23"/>
            <w:szCs w:val="23"/>
          </w:rPr>
          <w:delText>.</w:delText>
        </w:r>
      </w:del>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AFD71C6"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w:t>
      </w:r>
      <w:r w:rsidR="001D4378">
        <w:rPr>
          <w:rFonts w:eastAsia="Times New Roman" w:cstheme="minorHAnsi"/>
          <w:color w:val="2F5496" w:themeColor="accent1" w:themeShade="BF"/>
          <w:sz w:val="23"/>
          <w:szCs w:val="23"/>
        </w:rPr>
        <w:t>this</w:t>
      </w:r>
      <w:r>
        <w:rPr>
          <w:rFonts w:eastAsia="Times New Roman" w:cstheme="minorHAnsi"/>
          <w:color w:val="2F5496" w:themeColor="accent1" w:themeShade="BF"/>
          <w:sz w:val="23"/>
          <w:szCs w:val="23"/>
        </w:rPr>
        <w:t xml:space="preserve">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r w:rsidR="001D4378">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62DD1590"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The purpose of </w:t>
      </w:r>
      <w:r w:rsidR="00E568D9">
        <w:rPr>
          <w:rFonts w:eastAsia="Times New Roman" w:cstheme="minorHAnsi"/>
          <w:color w:val="2F5496" w:themeColor="accent1" w:themeShade="BF"/>
          <w:sz w:val="23"/>
          <w:szCs w:val="23"/>
        </w:rPr>
        <w:t xml:space="preserve">Fig. 5 </w:t>
      </w:r>
      <w:r w:rsidR="00C97BB5">
        <w:rPr>
          <w:rFonts w:eastAsia="Times New Roman" w:cstheme="minorHAnsi"/>
          <w:color w:val="2F5496" w:themeColor="accent1" w:themeShade="BF"/>
          <w:sz w:val="23"/>
          <w:szCs w:val="23"/>
        </w:rPr>
        <w:t xml:space="preserve">was </w:t>
      </w:r>
      <w:r w:rsidR="00E568D9">
        <w:rPr>
          <w:rFonts w:eastAsia="Times New Roman" w:cstheme="minorHAnsi"/>
          <w:color w:val="2F5496" w:themeColor="accent1" w:themeShade="BF"/>
          <w:sz w:val="23"/>
          <w:szCs w:val="23"/>
        </w:rPr>
        <w:t xml:space="preserve">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w:t>
      </w:r>
      <w:r w:rsidR="00C97BB5">
        <w:rPr>
          <w:rFonts w:eastAsia="Times New Roman" w:cstheme="minorHAnsi"/>
          <w:color w:val="2F5496" w:themeColor="accent1" w:themeShade="BF"/>
          <w:sz w:val="23"/>
          <w:szCs w:val="23"/>
        </w:rPr>
        <w:t xml:space="preserve">in the study area </w:t>
      </w:r>
      <w:r w:rsidR="00E568D9">
        <w:rPr>
          <w:rFonts w:eastAsia="Times New Roman" w:cstheme="minorHAnsi"/>
          <w:color w:val="2F5496" w:themeColor="accent1" w:themeShade="BF"/>
          <w:sz w:val="23"/>
          <w:szCs w:val="23"/>
        </w:rPr>
        <w:t xml:space="preserve">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w:t>
      </w:r>
      <w:commentRangeStart w:id="65"/>
      <w:r w:rsidR="001E6F88">
        <w:rPr>
          <w:rFonts w:eastAsia="Times New Roman" w:cstheme="minorHAnsi"/>
          <w:color w:val="2F5496" w:themeColor="accent1" w:themeShade="BF"/>
          <w:sz w:val="23"/>
          <w:szCs w:val="23"/>
        </w:rPr>
        <w:t>W</w:t>
      </w:r>
      <w:r w:rsidR="00E568D9">
        <w:rPr>
          <w:rFonts w:eastAsia="Times New Roman" w:cstheme="minorHAnsi"/>
          <w:color w:val="2F5496" w:themeColor="accent1" w:themeShade="BF"/>
          <w:sz w:val="23"/>
          <w:szCs w:val="23"/>
        </w:rPr>
        <w:t xml:space="preserve">e </w:t>
      </w:r>
      <w:r w:rsidR="001E6F88">
        <w:rPr>
          <w:rFonts w:eastAsia="Times New Roman" w:cstheme="minorHAnsi"/>
          <w:color w:val="2F5496" w:themeColor="accent1" w:themeShade="BF"/>
          <w:sz w:val="23"/>
          <w:szCs w:val="23"/>
        </w:rPr>
        <w:t xml:space="preserve">agree that </w:t>
      </w:r>
      <w:r w:rsidR="00E568D9">
        <w:rPr>
          <w:rFonts w:eastAsia="Times New Roman" w:cstheme="minorHAnsi"/>
          <w:color w:val="2F5496" w:themeColor="accent1" w:themeShade="BF"/>
          <w:sz w:val="23"/>
          <w:szCs w:val="23"/>
        </w:rPr>
        <w:t>this figure</w:t>
      </w:r>
      <w:r w:rsidR="001E6F88">
        <w:rPr>
          <w:rFonts w:eastAsia="Times New Roman" w:cstheme="minorHAnsi"/>
          <w:color w:val="2F5496" w:themeColor="accent1" w:themeShade="BF"/>
          <w:sz w:val="23"/>
          <w:szCs w:val="23"/>
        </w:rPr>
        <w:t xml:space="preserve"> is probably extraneous and have </w:t>
      </w:r>
      <w:r w:rsidR="009332A3">
        <w:rPr>
          <w:rFonts w:eastAsia="Times New Roman" w:cstheme="minorHAnsi"/>
          <w:color w:val="2F5496" w:themeColor="accent1" w:themeShade="BF"/>
          <w:sz w:val="23"/>
          <w:szCs w:val="23"/>
        </w:rPr>
        <w:t>moved</w:t>
      </w:r>
      <w:r w:rsidR="001E6F88">
        <w:rPr>
          <w:rFonts w:eastAsia="Times New Roman" w:cstheme="minorHAnsi"/>
          <w:color w:val="2F5496" w:themeColor="accent1" w:themeShade="BF"/>
          <w:sz w:val="23"/>
          <w:szCs w:val="23"/>
        </w:rPr>
        <w:t xml:space="preserve"> it </w:t>
      </w:r>
      <w:r w:rsidR="009332A3">
        <w:rPr>
          <w:rFonts w:eastAsia="Times New Roman" w:cstheme="minorHAnsi"/>
          <w:color w:val="2F5496" w:themeColor="accent1" w:themeShade="BF"/>
          <w:sz w:val="23"/>
          <w:szCs w:val="23"/>
        </w:rPr>
        <w:t xml:space="preserve">to supplementary </w:t>
      </w:r>
      <w:commentRangeStart w:id="66"/>
      <w:r w:rsidR="009332A3">
        <w:rPr>
          <w:rFonts w:eastAsia="Times New Roman" w:cstheme="minorHAnsi"/>
          <w:color w:val="2F5496" w:themeColor="accent1" w:themeShade="BF"/>
          <w:sz w:val="23"/>
          <w:szCs w:val="23"/>
        </w:rPr>
        <w:t>documents</w:t>
      </w:r>
      <w:commentRangeEnd w:id="66"/>
      <w:r w:rsidR="006E0810">
        <w:rPr>
          <w:rStyle w:val="Refdecomentario"/>
        </w:rPr>
        <w:commentReference w:id="66"/>
      </w:r>
      <w:r w:rsidR="00E568D9">
        <w:rPr>
          <w:rFonts w:eastAsia="Times New Roman" w:cstheme="minorHAnsi"/>
          <w:color w:val="2F5496" w:themeColor="accent1" w:themeShade="BF"/>
          <w:sz w:val="23"/>
          <w:szCs w:val="23"/>
        </w:rPr>
        <w:t>.</w:t>
      </w:r>
      <w:commentRangeEnd w:id="65"/>
      <w:r w:rsidR="001E6F88">
        <w:rPr>
          <w:rStyle w:val="Refdecomentario"/>
        </w:rPr>
        <w:commentReference w:id="65"/>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502159ED"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There are several small towns, including </w:t>
      </w:r>
      <w:proofErr w:type="spellStart"/>
      <w:r>
        <w:rPr>
          <w:rFonts w:eastAsia="Times New Roman" w:cstheme="minorHAnsi"/>
          <w:color w:val="2F5496" w:themeColor="accent1" w:themeShade="BF"/>
          <w:sz w:val="23"/>
          <w:szCs w:val="23"/>
        </w:rPr>
        <w:t>Sui</w:t>
      </w:r>
      <w:r w:rsidR="0045554F">
        <w:rPr>
          <w:rFonts w:eastAsia="Times New Roman" w:cstheme="minorHAnsi"/>
          <w:color w:val="2F5496" w:themeColor="accent1" w:themeShade="BF"/>
          <w:sz w:val="23"/>
          <w:szCs w:val="23"/>
        </w:rPr>
        <w:t>x</w:t>
      </w:r>
      <w:r>
        <w:rPr>
          <w:rFonts w:eastAsia="Times New Roman" w:cstheme="minorHAnsi"/>
          <w:color w:val="2F5496" w:themeColor="accent1" w:themeShade="BF"/>
          <w:sz w:val="23"/>
          <w:szCs w:val="23"/>
        </w:rPr>
        <w:t>ian</w:t>
      </w:r>
      <w:proofErr w:type="spellEnd"/>
      <w:r>
        <w:rPr>
          <w:rFonts w:eastAsia="Times New Roman" w:cstheme="minorHAnsi"/>
          <w:color w:val="2F5496" w:themeColor="accent1" w:themeShade="BF"/>
          <w:sz w:val="23"/>
          <w:szCs w:val="23"/>
        </w:rPr>
        <w:t xml:space="preserve">, </w:t>
      </w:r>
      <w:r w:rsidR="00F54633">
        <w:rPr>
          <w:rFonts w:eastAsia="Times New Roman" w:cstheme="minorHAnsi"/>
          <w:color w:val="2F5496" w:themeColor="accent1" w:themeShade="BF"/>
          <w:sz w:val="23"/>
          <w:szCs w:val="23"/>
        </w:rPr>
        <w:t xml:space="preserve">which have been </w:t>
      </w:r>
      <w:r w:rsidR="00811563">
        <w:rPr>
          <w:rFonts w:eastAsia="Times New Roman" w:cstheme="minorHAnsi"/>
          <w:color w:val="2F5496" w:themeColor="accent1" w:themeShade="BF"/>
          <w:sz w:val="23"/>
          <w:szCs w:val="23"/>
        </w:rPr>
        <w:t>selected to</w:t>
      </w:r>
      <w:r w:rsidR="00F54633">
        <w:rPr>
          <w:rFonts w:eastAsia="Times New Roman" w:cstheme="minorHAnsi"/>
          <w:color w:val="2F5496" w:themeColor="accent1" w:themeShade="BF"/>
          <w:sz w:val="23"/>
          <w:szCs w:val="23"/>
        </w:rPr>
        <w:t xml:space="preserve"> illustrate </w:t>
      </w:r>
      <w:r>
        <w:rPr>
          <w:rFonts w:eastAsia="Times New Roman" w:cstheme="minorHAnsi"/>
          <w:color w:val="2F5496" w:themeColor="accent1" w:themeShade="BF"/>
          <w:sz w:val="23"/>
          <w:szCs w:val="23"/>
        </w:rPr>
        <w:t>transition potential</w:t>
      </w:r>
      <w:r w:rsidR="008C603F">
        <w:rPr>
          <w:rFonts w:eastAsia="Times New Roman" w:cstheme="minorHAnsi"/>
          <w:color w:val="2F5496" w:themeColor="accent1" w:themeShade="BF"/>
          <w:sz w:val="23"/>
          <w:szCs w:val="23"/>
        </w:rPr>
        <w:t xml:space="preserve"> calculated by U-Net</w:t>
      </w:r>
      <w:r>
        <w:rPr>
          <w:rFonts w:eastAsia="Times New Roman" w:cstheme="minorHAnsi"/>
          <w:color w:val="2F5496" w:themeColor="accent1" w:themeShade="BF"/>
          <w:sz w:val="23"/>
          <w:szCs w:val="23"/>
        </w:rPr>
        <w:t>. The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63787A">
        <w:rPr>
          <w:rFonts w:eastAsia="Times New Roman" w:cstheme="minorHAnsi"/>
          <w:color w:val="2F5496" w:themeColor="accent1" w:themeShade="BF"/>
          <w:sz w:val="23"/>
          <w:szCs w:val="23"/>
        </w:rPr>
        <w:t xml:space="preserve">We have now realized that applying a stretch </w:t>
      </w:r>
      <w:r w:rsidR="0063787A">
        <w:rPr>
          <w:rFonts w:eastAsia="Times New Roman" w:cstheme="minorHAnsi"/>
          <w:color w:val="2F5496" w:themeColor="accent1" w:themeShade="BF"/>
          <w:sz w:val="23"/>
          <w:szCs w:val="23"/>
        </w:rPr>
        <w:lastRenderedPageBreak/>
        <w:t xml:space="preserve">method would </w:t>
      </w:r>
      <w:r w:rsidR="00652A1D">
        <w:rPr>
          <w:rFonts w:eastAsia="Times New Roman" w:cstheme="minorHAnsi"/>
          <w:color w:val="2F5496" w:themeColor="accent1" w:themeShade="BF"/>
          <w:sz w:val="23"/>
          <w:szCs w:val="23"/>
        </w:rPr>
        <w:t>exaggerate</w:t>
      </w:r>
      <w:r w:rsidR="007C4F9D">
        <w:rPr>
          <w:rFonts w:eastAsia="Times New Roman" w:cstheme="minorHAnsi"/>
          <w:color w:val="2F5496" w:themeColor="accent1" w:themeShade="BF"/>
          <w:sz w:val="23"/>
          <w:szCs w:val="23"/>
        </w:rPr>
        <w:t xml:space="preserve"> the</w:t>
      </w:r>
      <w:r w:rsidR="00652A1D">
        <w:rPr>
          <w:rFonts w:eastAsia="Times New Roman" w:cstheme="minorHAnsi"/>
          <w:color w:val="2F5496" w:themeColor="accent1" w:themeShade="BF"/>
          <w:sz w:val="23"/>
          <w:szCs w:val="23"/>
        </w:rPr>
        <w:t xml:space="preserve"> transition potentials surrounding initial urban</w:t>
      </w:r>
      <w:r w:rsidR="00F07F59">
        <w:rPr>
          <w:rFonts w:eastAsia="Times New Roman" w:cstheme="minorHAnsi"/>
          <w:color w:val="2F5496" w:themeColor="accent1" w:themeShade="BF"/>
          <w:sz w:val="23"/>
          <w:szCs w:val="23"/>
        </w:rPr>
        <w:t xml:space="preserve"> area and changed canceled the stretching method.</w:t>
      </w:r>
    </w:p>
    <w:p w14:paraId="3D874FE8" w14:textId="4F595C05" w:rsidR="00217DF3" w:rsidRDefault="00CF1165" w:rsidP="00DE3B54">
      <w:pPr>
        <w:spacing w:before="240" w:line="276" w:lineRule="auto"/>
        <w:ind w:left="567"/>
        <w:rPr>
          <w:rFonts w:eastAsia="Times New Roman" w:cstheme="minorHAnsi"/>
          <w:sz w:val="23"/>
          <w:szCs w:val="23"/>
        </w:rPr>
      </w:pPr>
      <w:commentRangeStart w:id="67"/>
      <w:commentRangeStart w:id="68"/>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249" cy="2216372"/>
                    </a:xfrm>
                    <a:prstGeom prst="rect">
                      <a:avLst/>
                    </a:prstGeom>
                  </pic:spPr>
                </pic:pic>
              </a:graphicData>
            </a:graphic>
          </wp:inline>
        </w:drawing>
      </w:r>
      <w:commentRangeEnd w:id="67"/>
      <w:r w:rsidR="00544C70">
        <w:rPr>
          <w:rStyle w:val="Refdecomentario"/>
        </w:rPr>
        <w:commentReference w:id="67"/>
      </w:r>
      <w:commentRangeEnd w:id="68"/>
      <w:r w:rsidR="00501DCD">
        <w:rPr>
          <w:rStyle w:val="Refdecomentario"/>
        </w:rPr>
        <w:commentReference w:id="68"/>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7A0D9BBD"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w:t>
      </w:r>
      <w:r w:rsidR="00FC6AA9">
        <w:rPr>
          <w:rFonts w:eastAsia="Times New Roman" w:cstheme="minorHAnsi"/>
          <w:color w:val="2F5496" w:themeColor="accent1" w:themeShade="BF"/>
          <w:sz w:val="23"/>
          <w:szCs w:val="23"/>
        </w:rPr>
        <w:t xml:space="preserve"> via visual inspection</w:t>
      </w:r>
      <w:r w:rsidR="00BE3DC9">
        <w:rPr>
          <w:rFonts w:eastAsia="Times New Roman" w:cstheme="minorHAnsi"/>
          <w:color w:val="2F5496" w:themeColor="accent1" w:themeShade="BF"/>
          <w:sz w:val="23"/>
          <w:szCs w:val="23"/>
        </w:rPr>
        <w:t xml:space="preserve">.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inset maps </w:t>
      </w:r>
      <w:r w:rsidR="00DA5384">
        <w:rPr>
          <w:rFonts w:eastAsia="Times New Roman" w:cstheme="minorHAnsi"/>
          <w:color w:val="2F5496" w:themeColor="accent1" w:themeShade="BF"/>
          <w:sz w:val="23"/>
          <w:szCs w:val="23"/>
        </w:rPr>
        <w:t xml:space="preserve">to </w:t>
      </w:r>
      <w:r w:rsidR="00181E2F">
        <w:rPr>
          <w:rFonts w:eastAsia="Times New Roman" w:cstheme="minorHAnsi"/>
          <w:color w:val="2F5496" w:themeColor="accent1" w:themeShade="BF"/>
          <w:sz w:val="23"/>
          <w:szCs w:val="23"/>
        </w:rPr>
        <w:t xml:space="preserve">give readers the overall </w:t>
      </w:r>
      <w:r w:rsidR="006063C9">
        <w:rPr>
          <w:rFonts w:eastAsia="Times New Roman" w:cstheme="minorHAnsi"/>
          <w:color w:val="2F5496" w:themeColor="accent1" w:themeShade="BF"/>
          <w:sz w:val="23"/>
          <w:szCs w:val="23"/>
        </w:rPr>
        <w:t xml:space="preserve">view </w:t>
      </w:r>
      <w:r w:rsidR="00181E2F">
        <w:rPr>
          <w:rFonts w:eastAsia="Times New Roman" w:cstheme="minorHAnsi"/>
          <w:color w:val="2F5496" w:themeColor="accent1" w:themeShade="BF"/>
          <w:sz w:val="23"/>
          <w:szCs w:val="23"/>
        </w:rPr>
        <w:t xml:space="preserve">of the whole </w:t>
      </w:r>
      <w:r w:rsidR="006063C9">
        <w:rPr>
          <w:rFonts w:eastAsia="Times New Roman" w:cstheme="minorHAnsi"/>
          <w:color w:val="2F5496" w:themeColor="accent1" w:themeShade="BF"/>
          <w:sz w:val="23"/>
          <w:szCs w:val="23"/>
        </w:rPr>
        <w:t xml:space="preserve">study </w:t>
      </w:r>
      <w:r w:rsidR="00181E2F">
        <w:rPr>
          <w:rFonts w:eastAsia="Times New Roman" w:cstheme="minorHAnsi"/>
          <w:color w:val="2F5496" w:themeColor="accent1" w:themeShade="BF"/>
          <w:sz w:val="23"/>
          <w:szCs w:val="23"/>
        </w:rPr>
        <w:t>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6063C9">
        <w:rPr>
          <w:rFonts w:eastAsia="Times New Roman" w:cstheme="minorHAnsi"/>
          <w:color w:val="2F5496" w:themeColor="accent1" w:themeShade="BF"/>
          <w:sz w:val="23"/>
          <w:szCs w:val="23"/>
        </w:rPr>
        <w:t xml:space="preserve"> and the degree of urban expansion</w:t>
      </w:r>
      <w:r w:rsidR="00D918F9">
        <w:rPr>
          <w:rFonts w:eastAsia="Times New Roman" w:cstheme="minorHAnsi"/>
          <w:color w:val="2F5496" w:themeColor="accent1" w:themeShade="BF"/>
          <w:sz w:val="23"/>
          <w:szCs w:val="23"/>
        </w:rPr>
        <w:t xml:space="preserve">. </w:t>
      </w:r>
      <w:r w:rsidR="006063C9">
        <w:rPr>
          <w:rFonts w:eastAsia="Times New Roman" w:cstheme="minorHAnsi"/>
          <w:color w:val="2F5496" w:themeColor="accent1" w:themeShade="BF"/>
          <w:sz w:val="23"/>
          <w:szCs w:val="23"/>
        </w:rPr>
        <w:t xml:space="preserve">Also, we found that </w:t>
      </w:r>
      <w:r w:rsidR="00D918F9">
        <w:rPr>
          <w:rFonts w:eastAsia="Times New Roman" w:cstheme="minorHAnsi"/>
          <w:color w:val="2F5496" w:themeColor="accent1" w:themeShade="BF"/>
          <w:sz w:val="23"/>
          <w:szCs w:val="23"/>
        </w:rPr>
        <w:t xml:space="preserve">eliminating the large map </w:t>
      </w:r>
      <w:r w:rsidR="008D0E38">
        <w:rPr>
          <w:rFonts w:eastAsia="Times New Roman" w:cstheme="minorHAnsi"/>
          <w:color w:val="2F5496" w:themeColor="accent1" w:themeShade="BF"/>
          <w:sz w:val="23"/>
          <w:szCs w:val="23"/>
        </w:rPr>
        <w:t xml:space="preserve">won’t </w:t>
      </w:r>
      <w:r w:rsidR="001775EE">
        <w:rPr>
          <w:rFonts w:eastAsia="Times New Roman" w:cstheme="minorHAnsi"/>
          <w:color w:val="2F5496" w:themeColor="accent1" w:themeShade="BF"/>
          <w:sz w:val="23"/>
          <w:szCs w:val="23"/>
        </w:rPr>
        <w:t xml:space="preserve">necessarily </w:t>
      </w:r>
      <w:r w:rsidR="008D0E38">
        <w:rPr>
          <w:rFonts w:eastAsia="Times New Roman" w:cstheme="minorHAnsi"/>
          <w:color w:val="2F5496" w:themeColor="accent1" w:themeShade="BF"/>
          <w:sz w:val="23"/>
          <w:szCs w:val="23"/>
        </w:rPr>
        <w:t>reduce much page space (see below our alternative design)</w:t>
      </w:r>
      <w:r w:rsidR="001775EE">
        <w:rPr>
          <w:rFonts w:eastAsia="Times New Roman" w:cstheme="minorHAnsi"/>
          <w:color w:val="2F5496" w:themeColor="accent1" w:themeShade="BF"/>
          <w:sz w:val="23"/>
          <w:szCs w:val="23"/>
        </w:rPr>
        <w:t xml:space="preserve"> and readers will wonder where these localities are within the region</w:t>
      </w:r>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commentRangeStart w:id="69"/>
      <w:commentRangeStart w:id="70"/>
      <w:commentRangeStart w:id="71"/>
      <w:r>
        <w:rPr>
          <w:noProof/>
        </w:rPr>
        <w:lastRenderedPageBreak/>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commentRangeEnd w:id="69"/>
      <w:commentRangeEnd w:id="70"/>
      <w:r w:rsidR="00B0151E">
        <w:rPr>
          <w:rStyle w:val="Refdecomentario"/>
        </w:rPr>
        <w:commentReference w:id="69"/>
      </w:r>
      <w:r w:rsidR="00926296">
        <w:rPr>
          <w:rStyle w:val="Refdecomentario"/>
        </w:rPr>
        <w:commentReference w:id="70"/>
      </w:r>
      <w:commentRangeEnd w:id="71"/>
      <w:r w:rsidR="00AE479D">
        <w:rPr>
          <w:rStyle w:val="Refdecomentario"/>
        </w:rPr>
        <w:commentReference w:id="71"/>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5E537512"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553BF7">
        <w:rPr>
          <w:rFonts w:eastAsia="Times New Roman" w:cstheme="minorHAnsi"/>
          <w:color w:val="2F5496" w:themeColor="accent1" w:themeShade="BF"/>
          <w:sz w:val="23"/>
          <w:szCs w:val="23"/>
        </w:rPr>
        <w:t xml:space="preserve">. The data will also be made available freely </w:t>
      </w:r>
      <w:r w:rsidR="003D25C9">
        <w:rPr>
          <w:rFonts w:eastAsia="Times New Roman" w:cstheme="minorHAnsi"/>
          <w:color w:val="2F5496" w:themeColor="accent1" w:themeShade="BF"/>
          <w:sz w:val="23"/>
          <w:szCs w:val="23"/>
        </w:rPr>
        <w:t>online</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06888AC3" w14:textId="62922082" w:rsidR="000830DB" w:rsidRPr="006153C3" w:rsidRDefault="009F660B" w:rsidP="006153C3">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73F3A83C">
            <wp:extent cx="5749747" cy="1705626"/>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4325" cy="1712917"/>
                    </a:xfrm>
                    <a:prstGeom prst="rect">
                      <a:avLst/>
                    </a:prstGeom>
                    <a:noFill/>
                    <a:ln>
                      <a:noFill/>
                    </a:ln>
                  </pic:spPr>
                </pic:pic>
              </a:graphicData>
            </a:graphic>
          </wp:inline>
        </w:drawing>
      </w: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070E89B2"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w:t>
      </w:r>
      <w:r w:rsidR="00F739F4">
        <w:rPr>
          <w:rFonts w:eastAsia="Times New Roman" w:cstheme="minorHAnsi"/>
          <w:color w:val="2F5496" w:themeColor="accent1" w:themeShade="BF"/>
          <w:sz w:val="23"/>
          <w:szCs w:val="23"/>
        </w:rPr>
        <w:t>As the reviewer rightly recognizes, t</w:t>
      </w:r>
      <w:r w:rsidR="008A2005">
        <w:rPr>
          <w:rFonts w:eastAsia="Times New Roman" w:cstheme="minorHAnsi"/>
          <w:color w:val="2F5496" w:themeColor="accent1" w:themeShade="BF"/>
          <w:sz w:val="23"/>
          <w:szCs w:val="23"/>
        </w:rPr>
        <w:t xml:space="preserve">he primary purpose of including the projection to 2030 is to demonstrate the use of the trained U-Net. </w:t>
      </w:r>
      <w:commentRangeStart w:id="72"/>
      <w:commentRangeStart w:id="73"/>
      <w:commentRangeStart w:id="74"/>
      <w:r w:rsidR="008A2005">
        <w:rPr>
          <w:rFonts w:eastAsia="Times New Roman" w:cstheme="minorHAnsi"/>
          <w:color w:val="2F5496" w:themeColor="accent1" w:themeShade="BF"/>
          <w:sz w:val="23"/>
          <w:szCs w:val="23"/>
        </w:rPr>
        <w:t xml:space="preserve">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E262A3">
        <w:rPr>
          <w:rFonts w:eastAsia="Times New Roman" w:cstheme="minorHAnsi"/>
          <w:color w:val="2F5496" w:themeColor="accent1" w:themeShade="BF"/>
          <w:sz w:val="23"/>
          <w:szCs w:val="23"/>
        </w:rPr>
        <w:t xml:space="preserve">value </w:t>
      </w:r>
      <w:r w:rsidR="006A78F7">
        <w:rPr>
          <w:rFonts w:eastAsia="Times New Roman" w:cstheme="minorHAnsi"/>
          <w:color w:val="2F5496" w:themeColor="accent1" w:themeShade="BF"/>
          <w:sz w:val="23"/>
          <w:szCs w:val="23"/>
        </w:rPr>
        <w:t xml:space="preserve">to </w:t>
      </w:r>
      <w:r w:rsidR="00E262A3">
        <w:rPr>
          <w:rFonts w:eastAsia="Times New Roman" w:cstheme="minorHAnsi"/>
          <w:color w:val="2F5496" w:themeColor="accent1" w:themeShade="BF"/>
          <w:sz w:val="23"/>
          <w:szCs w:val="23"/>
        </w:rPr>
        <w:t xml:space="preserve">support the </w:t>
      </w:r>
      <w:r w:rsidR="00877CC5">
        <w:rPr>
          <w:rFonts w:eastAsia="Times New Roman" w:cstheme="minorHAnsi"/>
          <w:color w:val="2F5496" w:themeColor="accent1" w:themeShade="BF"/>
          <w:sz w:val="23"/>
          <w:szCs w:val="23"/>
        </w:rPr>
        <w:t>regulat</w:t>
      </w:r>
      <w:r w:rsidR="00E262A3">
        <w:rPr>
          <w:rFonts w:eastAsia="Times New Roman" w:cstheme="minorHAnsi"/>
          <w:color w:val="2F5496" w:themeColor="accent1" w:themeShade="BF"/>
          <w:sz w:val="23"/>
          <w:szCs w:val="23"/>
        </w:rPr>
        <w:t>ion of</w:t>
      </w:r>
      <w:r w:rsidR="00877CC5">
        <w:rPr>
          <w:rFonts w:eastAsia="Times New Roman" w:cstheme="minorHAnsi"/>
          <w:color w:val="2F5496" w:themeColor="accent1" w:themeShade="BF"/>
          <w:sz w:val="23"/>
          <w:szCs w:val="23"/>
        </w:rPr>
        <w:t xml:space="preserve"> urban development and evaluat</w:t>
      </w:r>
      <w:r w:rsidR="00E262A3">
        <w:rPr>
          <w:rFonts w:eastAsia="Times New Roman" w:cstheme="minorHAnsi"/>
          <w:color w:val="2F5496" w:themeColor="accent1" w:themeShade="BF"/>
          <w:sz w:val="23"/>
          <w:szCs w:val="23"/>
        </w:rPr>
        <w:t xml:space="preserve">ion of </w:t>
      </w:r>
      <w:r w:rsidR="00877CC5">
        <w:rPr>
          <w:rFonts w:eastAsia="Times New Roman" w:cstheme="minorHAnsi"/>
          <w:color w:val="2F5496" w:themeColor="accent1" w:themeShade="BF"/>
          <w:sz w:val="23"/>
          <w:szCs w:val="23"/>
        </w:rPr>
        <w:t xml:space="preserve">the </w:t>
      </w:r>
      <w:r w:rsidR="00E262A3">
        <w:rPr>
          <w:rFonts w:eastAsia="Times New Roman" w:cstheme="minorHAnsi"/>
          <w:color w:val="2F5496" w:themeColor="accent1" w:themeShade="BF"/>
          <w:sz w:val="23"/>
          <w:szCs w:val="23"/>
        </w:rPr>
        <w:t xml:space="preserve">impacts on </w:t>
      </w:r>
      <w:r w:rsidR="00EE3BBA">
        <w:rPr>
          <w:rFonts w:eastAsia="Times New Roman" w:cstheme="minorHAnsi"/>
          <w:color w:val="2F5496" w:themeColor="accent1" w:themeShade="BF"/>
          <w:sz w:val="23"/>
          <w:szCs w:val="23"/>
        </w:rPr>
        <w:t>sustainability.</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w:t>
      </w:r>
      <w:r w:rsidR="00A64182">
        <w:rPr>
          <w:rFonts w:eastAsia="Times New Roman" w:cstheme="minorHAnsi"/>
          <w:color w:val="2F5496" w:themeColor="accent1" w:themeShade="BF"/>
          <w:sz w:val="23"/>
          <w:szCs w:val="23"/>
        </w:rPr>
        <w:t xml:space="preserve">accurate </w:t>
      </w:r>
      <w:r w:rsidR="00241B02">
        <w:rPr>
          <w:rFonts w:eastAsia="Times New Roman" w:cstheme="minorHAnsi"/>
          <w:color w:val="2F5496" w:themeColor="accent1" w:themeShade="BF"/>
          <w:sz w:val="23"/>
          <w:szCs w:val="23"/>
        </w:rPr>
        <w:t xml:space="preserve">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commentRangeEnd w:id="72"/>
      <w:r w:rsidR="003448F3">
        <w:rPr>
          <w:rStyle w:val="Refdecomentario"/>
        </w:rPr>
        <w:commentReference w:id="72"/>
      </w:r>
      <w:commentRangeEnd w:id="73"/>
      <w:r w:rsidR="000F47DF">
        <w:rPr>
          <w:rStyle w:val="Refdecomentario"/>
        </w:rPr>
        <w:commentReference w:id="73"/>
      </w:r>
      <w:commentRangeEnd w:id="74"/>
      <w:r w:rsidR="00B0151E">
        <w:rPr>
          <w:rStyle w:val="Refdecomentario"/>
        </w:rPr>
        <w:commentReference w:id="74"/>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tulo"/>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522D9A90"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ins w:id="75" w:author="RICHARD JAMES HEWITT" w:date="2022-05-25T16:04:00Z">
        <w:r w:rsidR="00E14F5E">
          <w:rPr>
            <w:rFonts w:eastAsia="Times New Roman" w:cstheme="minorHAnsi"/>
            <w:color w:val="2F5496" w:themeColor="accent1" w:themeShade="BF"/>
            <w:sz w:val="23"/>
            <w:szCs w:val="23"/>
          </w:rPr>
          <w:t>your supportive comments about our work</w:t>
        </w:r>
      </w:ins>
      <w:del w:id="76" w:author="RICHARD JAMES HEWITT" w:date="2022-05-25T16:04:00Z">
        <w:r w:rsidDel="00E14F5E">
          <w:rPr>
            <w:rFonts w:eastAsia="Times New Roman" w:cstheme="minorHAnsi"/>
            <w:color w:val="2F5496" w:themeColor="accent1" w:themeShade="BF"/>
            <w:sz w:val="23"/>
            <w:szCs w:val="23"/>
          </w:rPr>
          <w:delText>confirming the value of this study</w:delText>
        </w:r>
      </w:del>
      <w:r>
        <w:rPr>
          <w:rFonts w:eastAsia="Times New Roman" w:cstheme="minorHAnsi"/>
          <w:color w:val="2F5496" w:themeColor="accent1" w:themeShade="BF"/>
          <w:sz w:val="23"/>
          <w:szCs w:val="23"/>
        </w:rPr>
        <w:t>.</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77" w:name="_Hlk101882191"/>
      <w:r w:rsidRPr="00A278CF">
        <w:rPr>
          <w:rFonts w:eastAsia="Times New Roman" w:cstheme="minorHAnsi"/>
          <w:sz w:val="23"/>
          <w:szCs w:val="23"/>
        </w:rPr>
        <w:t xml:space="preserve">mechanism of urban </w:t>
      </w:r>
      <w:commentRangeStart w:id="78"/>
      <w:r w:rsidRPr="00A278CF">
        <w:rPr>
          <w:rFonts w:eastAsia="Times New Roman" w:cstheme="minorHAnsi"/>
          <w:sz w:val="23"/>
          <w:szCs w:val="23"/>
        </w:rPr>
        <w:t>evolution</w:t>
      </w:r>
      <w:bookmarkEnd w:id="77"/>
      <w:commentRangeEnd w:id="78"/>
      <w:r w:rsidR="00BF1512">
        <w:rPr>
          <w:rStyle w:val="Refdecomentario"/>
        </w:rPr>
        <w:commentReference w:id="78"/>
      </w:r>
      <w:r w:rsidRPr="00A278CF">
        <w:rPr>
          <w:rFonts w:eastAsia="Times New Roman" w:cstheme="minorHAnsi"/>
          <w:sz w:val="23"/>
          <w:szCs w:val="23"/>
        </w:rPr>
        <w:t xml:space="preserve">. </w:t>
      </w:r>
    </w:p>
    <w:p w14:paraId="1A244D6B" w14:textId="2C7021CB" w:rsidR="004C4938" w:rsidRDefault="00BF1512" w:rsidP="004C4938">
      <w:pPr>
        <w:spacing w:line="276" w:lineRule="auto"/>
        <w:ind w:left="567"/>
        <w:rPr>
          <w:ins w:id="79" w:author="RICHARD JAMES HEWITT" w:date="2022-05-27T10:20:00Z"/>
          <w:rFonts w:eastAsia="Times New Roman" w:cstheme="minorHAnsi"/>
          <w:color w:val="2F5496" w:themeColor="accent1" w:themeShade="BF"/>
          <w:sz w:val="23"/>
          <w:szCs w:val="23"/>
        </w:rPr>
      </w:pPr>
      <w:ins w:id="80" w:author="RICHARD JAMES HEWITT" w:date="2022-05-27T09:46:00Z">
        <w:r>
          <w:rPr>
            <w:rFonts w:eastAsia="Times New Roman" w:cstheme="minorHAnsi"/>
            <w:color w:val="2F5496" w:themeColor="accent1" w:themeShade="BF"/>
            <w:sz w:val="23"/>
            <w:szCs w:val="23"/>
          </w:rPr>
          <w:t>Thanks for this insightful comment</w:t>
        </w:r>
        <w:r w:rsidR="00D13CC7">
          <w:rPr>
            <w:rFonts w:eastAsia="Times New Roman" w:cstheme="minorHAnsi"/>
            <w:color w:val="2F5496" w:themeColor="accent1" w:themeShade="BF"/>
            <w:sz w:val="23"/>
            <w:szCs w:val="23"/>
          </w:rPr>
          <w:t xml:space="preserve">. </w:t>
        </w:r>
      </w:ins>
      <w:ins w:id="81" w:author="RICHARD JAMES HEWITT" w:date="2022-05-27T10:09:00Z">
        <w:r w:rsidR="00E33471">
          <w:rPr>
            <w:rFonts w:eastAsia="Times New Roman" w:cstheme="minorHAnsi"/>
            <w:color w:val="2F5496" w:themeColor="accent1" w:themeShade="BF"/>
            <w:sz w:val="23"/>
            <w:szCs w:val="23"/>
          </w:rPr>
          <w:t>Indeed th</w:t>
        </w:r>
      </w:ins>
      <w:ins w:id="82" w:author="RICHARD JAMES HEWITT" w:date="2022-05-27T10:10:00Z">
        <w:r w:rsidR="00E33471">
          <w:rPr>
            <w:rFonts w:eastAsia="Times New Roman" w:cstheme="minorHAnsi"/>
            <w:color w:val="2F5496" w:themeColor="accent1" w:themeShade="BF"/>
            <w:sz w:val="23"/>
            <w:szCs w:val="23"/>
          </w:rPr>
          <w:t>e</w:t>
        </w:r>
      </w:ins>
      <w:ins w:id="83" w:author="RICHARD JAMES HEWITT" w:date="2022-05-27T10:11:00Z">
        <w:r w:rsidR="00E33471">
          <w:rPr>
            <w:rFonts w:eastAsia="Times New Roman" w:cstheme="minorHAnsi"/>
            <w:color w:val="2F5496" w:themeColor="accent1" w:themeShade="BF"/>
            <w:sz w:val="23"/>
            <w:szCs w:val="23"/>
          </w:rPr>
          <w:t xml:space="preserve"> inability to elucidate underlying mechanisms of change</w:t>
        </w:r>
      </w:ins>
      <w:ins w:id="84" w:author="RICHARD JAMES HEWITT" w:date="2022-05-27T10:09:00Z">
        <w:r w:rsidR="00E33471">
          <w:rPr>
            <w:rFonts w:eastAsia="Times New Roman" w:cstheme="minorHAnsi"/>
            <w:color w:val="2F5496" w:themeColor="accent1" w:themeShade="BF"/>
            <w:sz w:val="23"/>
            <w:szCs w:val="23"/>
          </w:rPr>
          <w:t xml:space="preserve"> is a limitation of machine learning approaches to simulation of urban form</w:t>
        </w:r>
      </w:ins>
      <w:ins w:id="85" w:author="RICHARD JAMES HEWITT" w:date="2022-05-27T10:18:00Z">
        <w:r w:rsidR="004C4938">
          <w:rPr>
            <w:rFonts w:eastAsia="Times New Roman" w:cstheme="minorHAnsi"/>
            <w:color w:val="2F5496" w:themeColor="accent1" w:themeShade="BF"/>
            <w:sz w:val="23"/>
            <w:szCs w:val="23"/>
          </w:rPr>
          <w:t xml:space="preserve"> in general</w:t>
        </w:r>
      </w:ins>
      <w:ins w:id="86" w:author="RICHARD JAMES HEWITT" w:date="2022-05-27T10:09:00Z">
        <w:r w:rsidR="00E33471">
          <w:rPr>
            <w:rFonts w:eastAsia="Times New Roman" w:cstheme="minorHAnsi"/>
            <w:color w:val="2F5496" w:themeColor="accent1" w:themeShade="BF"/>
            <w:sz w:val="23"/>
            <w:szCs w:val="23"/>
          </w:rPr>
          <w:t>.</w:t>
        </w:r>
      </w:ins>
      <w:ins w:id="87" w:author="RICHARD JAMES HEWITT" w:date="2022-05-27T10:20:00Z">
        <w:r w:rsidR="004C4938">
          <w:rPr>
            <w:rFonts w:eastAsia="Times New Roman" w:cstheme="minorHAnsi"/>
            <w:color w:val="2F5496" w:themeColor="accent1" w:themeShade="BF"/>
            <w:sz w:val="23"/>
            <w:szCs w:val="23"/>
          </w:rPr>
          <w:t xml:space="preserve"> But t</w:t>
        </w:r>
        <w:r w:rsidR="004C4938">
          <w:rPr>
            <w:rFonts w:eastAsia="Times New Roman" w:cstheme="minorHAnsi"/>
            <w:color w:val="2F5496" w:themeColor="accent1" w:themeShade="BF"/>
            <w:sz w:val="23"/>
            <w:szCs w:val="23"/>
          </w:rPr>
          <w:t xml:space="preserve">o understand the mechanism of urban evolution was not our goal in this paper, which was rather to accurately replicate spatial patterns (lines 135-8) </w:t>
        </w:r>
      </w:ins>
    </w:p>
    <w:p w14:paraId="7DBAC3A8" w14:textId="77777777" w:rsidR="004C4938" w:rsidRDefault="004C4938" w:rsidP="004C4938">
      <w:pPr>
        <w:spacing w:line="276" w:lineRule="auto"/>
        <w:ind w:left="567"/>
        <w:rPr>
          <w:ins w:id="88" w:author="RICHARD JAMES HEWITT" w:date="2022-05-27T10:20:00Z"/>
          <w:rFonts w:eastAsia="Times New Roman" w:cstheme="minorHAnsi"/>
          <w:color w:val="2F5496" w:themeColor="accent1" w:themeShade="BF"/>
          <w:sz w:val="23"/>
          <w:szCs w:val="23"/>
        </w:rPr>
      </w:pPr>
      <w:ins w:id="89" w:author="RICHARD JAMES HEWITT" w:date="2022-05-27T10:20:00Z">
        <w:r>
          <w:rPr>
            <w:rFonts w:eastAsia="Times New Roman" w:cstheme="minorHAnsi"/>
            <w:color w:val="2F5496" w:themeColor="accent1" w:themeShade="BF"/>
            <w:sz w:val="23"/>
            <w:szCs w:val="23"/>
          </w:rPr>
          <w:t>“</w:t>
        </w:r>
        <w:r w:rsidRPr="00424860">
          <w:rPr>
            <w:rFonts w:ascii="Calibri" w:hAnsi="Calibri"/>
          </w:rPr>
          <w:t xml:space="preserve">This ability to learn spatial patterns suggests that U-Net has the potential </w:t>
        </w:r>
        <w:r>
          <w:rPr>
            <w:rFonts w:ascii="Calibri" w:hAnsi="Calibri"/>
          </w:rPr>
          <w:t>to</w:t>
        </w:r>
        <w:r w:rsidRPr="00424860">
          <w:rPr>
            <w:rFonts w:ascii="Calibri" w:hAnsi="Calibri"/>
          </w:rPr>
          <w:t xml:space="preserve"> identify and assimilat</w:t>
        </w:r>
        <w:r>
          <w:rPr>
            <w:rFonts w:ascii="Calibri" w:hAnsi="Calibri"/>
          </w:rPr>
          <w:t>e</w:t>
        </w:r>
        <w:r w:rsidRPr="00424860">
          <w:rPr>
            <w:rFonts w:ascii="Calibri" w:hAnsi="Calibri"/>
          </w:rPr>
          <w:t xml:space="preserve"> the spatial processes that drive urban development and accurately capture the resulting patterns of cities</w:t>
        </w:r>
        <w:r w:rsidRPr="00424860">
          <w:rPr>
            <w:rFonts w:ascii="Calibri" w:hAnsi="Calibri" w:cs="Calibri"/>
          </w:rPr>
          <w:t>.</w:t>
        </w:r>
        <w:r>
          <w:rPr>
            <w:rFonts w:eastAsia="Times New Roman" w:cstheme="minorHAnsi"/>
            <w:color w:val="2F5496" w:themeColor="accent1" w:themeShade="BF"/>
            <w:sz w:val="23"/>
            <w:szCs w:val="23"/>
          </w:rPr>
          <w:t xml:space="preserve">”     </w:t>
        </w:r>
      </w:ins>
    </w:p>
    <w:p w14:paraId="1DAF735B" w14:textId="1577FE8A" w:rsidR="004C4938" w:rsidRDefault="00894EB1" w:rsidP="00894EB1">
      <w:pPr>
        <w:spacing w:line="276" w:lineRule="auto"/>
        <w:ind w:left="567"/>
        <w:rPr>
          <w:ins w:id="90" w:author="RICHARD JAMES HEWITT" w:date="2022-05-27T10:19:00Z"/>
          <w:rFonts w:eastAsia="Times New Roman" w:cstheme="minorHAnsi"/>
          <w:color w:val="2F5496" w:themeColor="accent1" w:themeShade="BF"/>
          <w:sz w:val="23"/>
          <w:szCs w:val="23"/>
        </w:rPr>
      </w:pPr>
      <w:ins w:id="91" w:author="RICHARD JAMES HEWITT" w:date="2022-05-27T10:34:00Z">
        <w:r>
          <w:rPr>
            <w:rFonts w:eastAsia="Times New Roman" w:cstheme="minorHAnsi"/>
            <w:color w:val="2F5496" w:themeColor="accent1" w:themeShade="BF"/>
            <w:sz w:val="23"/>
            <w:szCs w:val="23"/>
          </w:rPr>
          <w:t>O</w:t>
        </w:r>
      </w:ins>
      <w:ins w:id="92" w:author="RICHARD JAMES HEWITT" w:date="2022-05-27T10:10:00Z">
        <w:r w:rsidR="00E33471">
          <w:rPr>
            <w:rFonts w:eastAsia="Times New Roman" w:cstheme="minorHAnsi"/>
            <w:color w:val="2F5496" w:themeColor="accent1" w:themeShade="BF"/>
            <w:sz w:val="23"/>
            <w:szCs w:val="23"/>
          </w:rPr>
          <w:t>ur research continues</w:t>
        </w:r>
      </w:ins>
      <w:ins w:id="93" w:author="RICHARD JAMES HEWITT" w:date="2022-05-27T10:34:00Z">
        <w:r>
          <w:rPr>
            <w:rFonts w:eastAsia="Times New Roman" w:cstheme="minorHAnsi"/>
            <w:color w:val="2F5496" w:themeColor="accent1" w:themeShade="BF"/>
            <w:sz w:val="23"/>
            <w:szCs w:val="23"/>
          </w:rPr>
          <w:t xml:space="preserve">, and aims to improve on, </w:t>
        </w:r>
      </w:ins>
      <w:ins w:id="94" w:author="RICHARD JAMES HEWITT" w:date="2022-05-27T10:10:00Z">
        <w:r w:rsidR="00E33471">
          <w:rPr>
            <w:rFonts w:eastAsia="Times New Roman" w:cstheme="minorHAnsi"/>
            <w:color w:val="2F5496" w:themeColor="accent1" w:themeShade="BF"/>
            <w:sz w:val="23"/>
            <w:szCs w:val="23"/>
          </w:rPr>
          <w:t xml:space="preserve"> a long line of investigation that </w:t>
        </w:r>
      </w:ins>
      <w:ins w:id="95" w:author="RICHARD JAMES HEWITT" w:date="2022-05-27T10:12:00Z">
        <w:r w:rsidR="0092056D">
          <w:rPr>
            <w:rFonts w:eastAsia="Times New Roman" w:cstheme="minorHAnsi"/>
            <w:color w:val="2F5496" w:themeColor="accent1" w:themeShade="BF"/>
            <w:sz w:val="23"/>
            <w:szCs w:val="23"/>
          </w:rPr>
          <w:t xml:space="preserve">strongly </w:t>
        </w:r>
      </w:ins>
      <w:ins w:id="96" w:author="RICHARD JAMES HEWITT" w:date="2022-05-27T10:10:00Z">
        <w:r w:rsidR="00E33471">
          <w:rPr>
            <w:rFonts w:eastAsia="Times New Roman" w:cstheme="minorHAnsi"/>
            <w:color w:val="2F5496" w:themeColor="accent1" w:themeShade="BF"/>
            <w:sz w:val="23"/>
            <w:szCs w:val="23"/>
          </w:rPr>
          <w:t>suggests that machine learning approaches can</w:t>
        </w:r>
      </w:ins>
      <w:ins w:id="97" w:author="RICHARD JAMES HEWITT" w:date="2022-05-27T10:11:00Z">
        <w:r w:rsidR="00E33471">
          <w:rPr>
            <w:rFonts w:eastAsia="Times New Roman" w:cstheme="minorHAnsi"/>
            <w:color w:val="2F5496" w:themeColor="accent1" w:themeShade="BF"/>
            <w:sz w:val="23"/>
            <w:szCs w:val="23"/>
          </w:rPr>
          <w:t xml:space="preserve"> successfully replicate urban land patterns without “knowing”</w:t>
        </w:r>
      </w:ins>
      <w:ins w:id="98" w:author="RICHARD JAMES HEWITT" w:date="2022-05-27T10:12:00Z">
        <w:r w:rsidR="00E33471">
          <w:rPr>
            <w:rFonts w:eastAsia="Times New Roman" w:cstheme="minorHAnsi"/>
            <w:color w:val="2F5496" w:themeColor="accent1" w:themeShade="BF"/>
            <w:sz w:val="23"/>
            <w:szCs w:val="23"/>
          </w:rPr>
          <w:t xml:space="preserve"> </w:t>
        </w:r>
        <w:r w:rsidR="0092056D">
          <w:rPr>
            <w:rFonts w:eastAsia="Times New Roman" w:cstheme="minorHAnsi"/>
            <w:color w:val="2F5496" w:themeColor="accent1" w:themeShade="BF"/>
            <w:sz w:val="23"/>
            <w:szCs w:val="23"/>
          </w:rPr>
          <w:t>(</w:t>
        </w:r>
        <w:r w:rsidR="00E33471">
          <w:rPr>
            <w:rFonts w:eastAsia="Times New Roman" w:cstheme="minorHAnsi"/>
            <w:color w:val="2F5496" w:themeColor="accent1" w:themeShade="BF"/>
            <w:sz w:val="23"/>
            <w:szCs w:val="23"/>
          </w:rPr>
          <w:t>in a human sense</w:t>
        </w:r>
        <w:r w:rsidR="0092056D">
          <w:rPr>
            <w:rFonts w:eastAsia="Times New Roman" w:cstheme="minorHAnsi"/>
            <w:color w:val="2F5496" w:themeColor="accent1" w:themeShade="BF"/>
            <w:sz w:val="23"/>
            <w:szCs w:val="23"/>
          </w:rPr>
          <w:t>)</w:t>
        </w:r>
        <w:r w:rsidR="00E33471">
          <w:rPr>
            <w:rFonts w:eastAsia="Times New Roman" w:cstheme="minorHAnsi"/>
            <w:color w:val="2F5496" w:themeColor="accent1" w:themeShade="BF"/>
            <w:sz w:val="23"/>
            <w:szCs w:val="23"/>
          </w:rPr>
          <w:t xml:space="preserve"> what the causal factors are.</w:t>
        </w:r>
      </w:ins>
      <w:ins w:id="99" w:author="RICHARD JAMES HEWITT" w:date="2022-05-27T10:19:00Z">
        <w:r w:rsidR="004C4938">
          <w:rPr>
            <w:rFonts w:eastAsia="Times New Roman" w:cstheme="minorHAnsi"/>
            <w:color w:val="2F5496" w:themeColor="accent1" w:themeShade="BF"/>
            <w:sz w:val="23"/>
            <w:szCs w:val="23"/>
          </w:rPr>
          <w:t xml:space="preserve"> In this sense they are certainly useful for land use planning.</w:t>
        </w:r>
      </w:ins>
      <w:ins w:id="100" w:author="RICHARD JAMES HEWITT" w:date="2022-05-27T10:34:00Z">
        <w:r>
          <w:rPr>
            <w:rFonts w:eastAsia="Times New Roman" w:cstheme="minorHAnsi"/>
            <w:color w:val="2F5496" w:themeColor="accent1" w:themeShade="BF"/>
            <w:sz w:val="23"/>
            <w:szCs w:val="23"/>
          </w:rPr>
          <w:t xml:space="preserve"> We agree that other approaches m</w:t>
        </w:r>
      </w:ins>
      <w:ins w:id="101" w:author="RICHARD JAMES HEWITT" w:date="2022-05-27T10:35:00Z">
        <w:r>
          <w:rPr>
            <w:rFonts w:eastAsia="Times New Roman" w:cstheme="minorHAnsi"/>
            <w:color w:val="2F5496" w:themeColor="accent1" w:themeShade="BF"/>
            <w:sz w:val="23"/>
            <w:szCs w:val="23"/>
          </w:rPr>
          <w:t xml:space="preserve">ight be more appropriate for understanding the causal mechanisms derived from the interaction between nature and society. </w:t>
        </w:r>
      </w:ins>
      <w:ins w:id="102" w:author="RICHARD JAMES HEWITT" w:date="2022-05-27T10:12:00Z">
        <w:r w:rsidR="0092056D">
          <w:rPr>
            <w:rFonts w:eastAsia="Times New Roman" w:cstheme="minorHAnsi"/>
            <w:color w:val="2F5496" w:themeColor="accent1" w:themeShade="BF"/>
            <w:sz w:val="23"/>
            <w:szCs w:val="23"/>
          </w:rPr>
          <w:t xml:space="preserve"> </w:t>
        </w:r>
      </w:ins>
    </w:p>
    <w:p w14:paraId="6C8884F1" w14:textId="77777777" w:rsidR="00E33471" w:rsidRDefault="00E33471" w:rsidP="00DE3B54">
      <w:pPr>
        <w:spacing w:line="276" w:lineRule="auto"/>
        <w:ind w:left="567"/>
        <w:rPr>
          <w:ins w:id="103" w:author="RICHARD JAMES HEWITT" w:date="2022-05-27T10:09:00Z"/>
          <w:rFonts w:eastAsia="Times New Roman" w:cstheme="minorHAnsi"/>
          <w:color w:val="2F5496" w:themeColor="accent1" w:themeShade="BF"/>
          <w:sz w:val="23"/>
          <w:szCs w:val="23"/>
        </w:rPr>
      </w:pPr>
    </w:p>
    <w:p w14:paraId="1F8B9E95" w14:textId="77777777" w:rsidR="00D13CC7" w:rsidRDefault="00D13CC7" w:rsidP="00DE3B54">
      <w:pPr>
        <w:spacing w:line="276" w:lineRule="auto"/>
        <w:ind w:left="567"/>
        <w:rPr>
          <w:ins w:id="104" w:author="RICHARD JAMES HEWITT" w:date="2022-05-27T09:48:00Z"/>
          <w:rFonts w:eastAsia="Times New Roman" w:cstheme="minorHAnsi"/>
          <w:color w:val="2F5496" w:themeColor="accent1" w:themeShade="BF"/>
          <w:sz w:val="23"/>
          <w:szCs w:val="23"/>
        </w:rPr>
      </w:pPr>
    </w:p>
    <w:p w14:paraId="49A5E3E2" w14:textId="47F1BA79" w:rsidR="00315AE7" w:rsidRDefault="0049600B" w:rsidP="00DE3B54">
      <w:pPr>
        <w:spacing w:line="276" w:lineRule="auto"/>
        <w:ind w:left="567"/>
        <w:rPr>
          <w:rFonts w:eastAsia="Times New Roman" w:cstheme="minorHAnsi"/>
          <w:color w:val="2F5496" w:themeColor="accent1" w:themeShade="BF"/>
          <w:sz w:val="23"/>
          <w:szCs w:val="23"/>
        </w:rPr>
      </w:pPr>
      <w:commentRangeStart w:id="105"/>
      <w:r>
        <w:rPr>
          <w:rFonts w:eastAsia="Times New Roman" w:cstheme="minorHAnsi"/>
          <w:color w:val="2F5496" w:themeColor="accent1" w:themeShade="BF"/>
          <w:sz w:val="23"/>
          <w:szCs w:val="23"/>
        </w:rPr>
        <w:lastRenderedPageBreak/>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89155A">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1LTExVDExOjI2OjEx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S4wLjAifQ==}</w:instrText>
          </w:r>
          <w:r w:rsidR="00177B80" w:rsidRPr="001E6E10">
            <w:rPr>
              <w:rFonts w:ascii="Calibri" w:hAnsi="Calibri" w:cs="Calibri"/>
              <w:noProof/>
              <w:color w:val="2F5496" w:themeColor="accent1" w:themeShade="BF"/>
              <w:sz w:val="23"/>
              <w:szCs w:val="23"/>
            </w:rPr>
            <w:fldChar w:fldCharType="separate"/>
          </w:r>
          <w:r w:rsidR="00AD1EB4">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interests of sta</w:t>
      </w:r>
      <w:r w:rsidR="00EC583C">
        <w:rPr>
          <w:rFonts w:eastAsia="Times New Roman" w:cstheme="minorHAnsi"/>
          <w:color w:val="2F5496" w:themeColor="accent1" w:themeShade="BF"/>
          <w:sz w:val="23"/>
          <w:szCs w:val="23"/>
        </w:rPr>
        <w:t>k</w:t>
      </w:r>
      <w:r w:rsidR="001F0E52" w:rsidRPr="001E6E10">
        <w:rPr>
          <w:rFonts w:eastAsia="Times New Roman" w:cstheme="minorHAnsi"/>
          <w:color w:val="2F5496" w:themeColor="accent1" w:themeShade="BF"/>
          <w:sz w:val="23"/>
          <w:szCs w:val="23"/>
        </w:rPr>
        <w:t xml:space="preserve">eholders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D700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S4wLjAifQ==}</w:instrText>
          </w:r>
          <w:r w:rsidR="00F751DC" w:rsidRPr="001E6E10">
            <w:rPr>
              <w:rFonts w:ascii="Calibri" w:hAnsi="Calibri" w:cs="Calibri"/>
              <w:noProof/>
              <w:color w:val="2F5496" w:themeColor="accent1" w:themeShade="BF"/>
              <w:sz w:val="23"/>
              <w:szCs w:val="23"/>
            </w:rPr>
            <w:fldChar w:fldCharType="separate"/>
          </w:r>
          <w:r w:rsidR="00AD1EB4">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0DD00715"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 xml:space="preserve">the same goal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54A6B">
        <w:rPr>
          <w:rFonts w:eastAsia="Times New Roman" w:cstheme="minorHAnsi"/>
          <w:color w:val="2F5496" w:themeColor="accent1" w:themeShade="BF"/>
          <w:sz w:val="23"/>
          <w:szCs w:val="23"/>
        </w:rPr>
        <w:t xml:space="preserve">does </w:t>
      </w:r>
      <w:r w:rsidR="00A1054B">
        <w:rPr>
          <w:rFonts w:eastAsia="Times New Roman" w:cstheme="minorHAnsi"/>
          <w:color w:val="2F5496" w:themeColor="accent1" w:themeShade="BF"/>
          <w:sz w:val="23"/>
          <w:szCs w:val="23"/>
        </w:rPr>
        <w:t>so using a</w:t>
      </w:r>
      <w:r w:rsidR="009E2944">
        <w:rPr>
          <w:rFonts w:eastAsia="Times New Roman" w:cstheme="minorHAnsi"/>
          <w:color w:val="2F5496" w:themeColor="accent1" w:themeShade="BF"/>
          <w:sz w:val="23"/>
          <w:szCs w:val="23"/>
        </w:rPr>
        <w:t xml:space="preserve"> deep learning </w:t>
      </w:r>
      <w:r w:rsidR="00A1054B">
        <w:rPr>
          <w:rFonts w:eastAsia="Times New Roman" w:cstheme="minorHAnsi"/>
          <w:color w:val="2F5496" w:themeColor="accent1" w:themeShade="BF"/>
          <w:sz w:val="23"/>
          <w:szCs w:val="23"/>
        </w:rPr>
        <w:t xml:space="preserve">approach rather than </w:t>
      </w:r>
      <w:r w:rsidR="00754A6B">
        <w:rPr>
          <w:rFonts w:eastAsia="Times New Roman" w:cstheme="minorHAnsi"/>
          <w:color w:val="2F5496" w:themeColor="accent1" w:themeShade="BF"/>
          <w:sz w:val="23"/>
          <w:szCs w:val="23"/>
        </w:rPr>
        <w:t>build</w:t>
      </w:r>
      <w:r w:rsidR="00A1054B">
        <w:rPr>
          <w:rFonts w:eastAsia="Times New Roman" w:cstheme="minorHAnsi"/>
          <w:color w:val="2F5496" w:themeColor="accent1" w:themeShade="BF"/>
          <w:sz w:val="23"/>
          <w:szCs w:val="23"/>
        </w:rPr>
        <w:t>ing</w:t>
      </w:r>
      <w:r w:rsidR="00754A6B">
        <w:rPr>
          <w:rFonts w:eastAsia="Times New Roman" w:cstheme="minorHAnsi"/>
          <w:color w:val="2F5496" w:themeColor="accent1" w:themeShade="BF"/>
          <w:sz w:val="23"/>
          <w:szCs w:val="23"/>
        </w:rPr>
        <w:t xml:space="preserve"> a regression between driving factors and urban land-use. It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w:t>
      </w:r>
      <w:r w:rsidR="00162987">
        <w:rPr>
          <w:rFonts w:eastAsia="Times New Roman" w:cstheme="minorHAnsi"/>
          <w:color w:val="2F5496" w:themeColor="accent1" w:themeShade="BF"/>
          <w:sz w:val="23"/>
          <w:szCs w:val="23"/>
        </w:rPr>
        <w:t xml:space="preserve">it </w:t>
      </w:r>
      <w:r w:rsidR="00D56ACC">
        <w:rPr>
          <w:rFonts w:eastAsia="Times New Roman" w:cstheme="minorHAnsi"/>
          <w:color w:val="2F5496" w:themeColor="accent1" w:themeShade="BF"/>
          <w:sz w:val="23"/>
          <w:szCs w:val="23"/>
        </w:rPr>
        <w:t xml:space="preserve">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transition rule</w:t>
      </w:r>
      <w:r w:rsidR="00162987">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without </w:t>
      </w:r>
      <w:r w:rsidR="000A01BB">
        <w:rPr>
          <w:rFonts w:eastAsia="Times New Roman" w:cstheme="minorHAnsi"/>
          <w:color w:val="2F5496" w:themeColor="accent1" w:themeShade="BF"/>
          <w:sz w:val="23"/>
          <w:szCs w:val="23"/>
        </w:rPr>
        <w:t xml:space="preserve">the requirement of </w:t>
      </w:r>
      <w:r w:rsidR="00EE3475">
        <w:rPr>
          <w:rFonts w:eastAsia="Times New Roman" w:cstheme="minorHAnsi"/>
          <w:color w:val="2F5496" w:themeColor="accent1" w:themeShade="BF"/>
          <w:sz w:val="23"/>
          <w:szCs w:val="23"/>
        </w:rPr>
        <w:t>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UtMTFUMTE6MjY6MTE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1LTExVDExOjI2OjEx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xLjAuMCJ9}</w:instrText>
          </w:r>
          <w:r w:rsidR="00503180">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(Feng and Tong 2020; Roodposhti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5535B0">
        <w:rPr>
          <w:rFonts w:eastAsia="Times New Roman" w:cstheme="minorHAnsi"/>
          <w:color w:val="2F5496" w:themeColor="accent1" w:themeShade="BF"/>
          <w:sz w:val="23"/>
          <w:szCs w:val="23"/>
        </w:rPr>
        <w:t xml:space="preserve">it </w:t>
      </w:r>
      <w:r w:rsidR="000C4DDF">
        <w:rPr>
          <w:rFonts w:eastAsia="Times New Roman" w:cstheme="minorHAnsi"/>
          <w:color w:val="2F5496" w:themeColor="accent1" w:themeShade="BF"/>
          <w:sz w:val="23"/>
          <w:szCs w:val="23"/>
        </w:rPr>
        <w:t>use</w:t>
      </w:r>
      <w:r w:rsidR="000A01BB">
        <w:rPr>
          <w:rFonts w:eastAsia="Times New Roman" w:cstheme="minorHAnsi"/>
          <w:color w:val="2F5496" w:themeColor="accent1" w:themeShade="BF"/>
          <w:sz w:val="23"/>
          <w:szCs w:val="23"/>
        </w:rPr>
        <w:t>s</w:t>
      </w:r>
      <w:r w:rsidR="000C4DDF">
        <w:rPr>
          <w:rFonts w:eastAsia="Times New Roman" w:cstheme="minorHAnsi"/>
          <w:color w:val="2F5496" w:themeColor="accent1" w:themeShade="BF"/>
          <w:sz w:val="23"/>
          <w:szCs w:val="23"/>
        </w:rPr>
        <w:t xml:space="preserve"> computer vision technologies to </w:t>
      </w:r>
      <w:r w:rsidR="000A01BB">
        <w:rPr>
          <w:rFonts w:eastAsia="Times New Roman" w:cstheme="minorHAnsi"/>
          <w:color w:val="2F5496" w:themeColor="accent1" w:themeShade="BF"/>
          <w:sz w:val="23"/>
          <w:szCs w:val="23"/>
        </w:rPr>
        <w:t xml:space="preserve">learn the spatial patterns of </w:t>
      </w:r>
      <w:r w:rsidR="000C4DDF">
        <w:rPr>
          <w:rFonts w:eastAsia="Times New Roman" w:cstheme="minorHAnsi"/>
          <w:color w:val="2F5496" w:themeColor="accent1" w:themeShade="BF"/>
          <w:sz w:val="23"/>
          <w:szCs w:val="23"/>
        </w:rPr>
        <w:t>urban development</w:t>
      </w:r>
      <w:r w:rsidR="00471E16">
        <w:rPr>
          <w:rFonts w:eastAsia="Times New Roman" w:cstheme="minorHAnsi"/>
          <w:color w:val="2F5496" w:themeColor="accent1" w:themeShade="BF"/>
          <w:sz w:val="23"/>
          <w:szCs w:val="23"/>
        </w:rPr>
        <w:t>.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0B2316">
        <w:rPr>
          <w:rFonts w:eastAsia="Times New Roman" w:cstheme="minorHAnsi"/>
          <w:color w:val="2F5496" w:themeColor="accent1" w:themeShade="BF"/>
          <w:sz w:val="23"/>
          <w:szCs w:val="23"/>
        </w:rPr>
        <w:t xml:space="preserve">complement </w:t>
      </w:r>
      <w:r w:rsidR="001707FF">
        <w:rPr>
          <w:rFonts w:eastAsia="Times New Roman" w:cstheme="minorHAnsi"/>
          <w:color w:val="2F5496" w:themeColor="accent1" w:themeShade="BF"/>
          <w:sz w:val="23"/>
          <w:szCs w:val="23"/>
        </w:rPr>
        <w:t xml:space="preserve">CA-based models with </w:t>
      </w:r>
      <w:r w:rsidR="000B2316">
        <w:rPr>
          <w:rFonts w:eastAsia="Times New Roman" w:cstheme="minorHAnsi"/>
          <w:color w:val="2F5496" w:themeColor="accent1" w:themeShade="BF"/>
          <w:sz w:val="23"/>
          <w:szCs w:val="23"/>
        </w:rPr>
        <w:t xml:space="preserve">comparable </w:t>
      </w:r>
      <w:r w:rsidR="00303831">
        <w:rPr>
          <w:rFonts w:eastAsia="Times New Roman" w:cstheme="minorHAnsi"/>
          <w:color w:val="2F5496" w:themeColor="accent1" w:themeShade="BF"/>
          <w:sz w:val="23"/>
          <w:szCs w:val="23"/>
        </w:rPr>
        <w:t>simulation performances</w:t>
      </w:r>
      <w:r w:rsidR="000B2316">
        <w:rPr>
          <w:rFonts w:eastAsia="Times New Roman" w:cstheme="minorHAnsi"/>
          <w:color w:val="2F5496" w:themeColor="accent1" w:themeShade="BF"/>
          <w:sz w:val="23"/>
          <w:szCs w:val="23"/>
        </w:rPr>
        <w:t xml:space="preserve"> and the automatic recognition of complex spatial patterns</w:t>
      </w:r>
      <w:r w:rsidR="00303831">
        <w:rPr>
          <w:rFonts w:eastAsia="Times New Roman" w:cstheme="minorHAnsi"/>
          <w:color w:val="2F5496" w:themeColor="accent1" w:themeShade="BF"/>
          <w:sz w:val="23"/>
          <w:szCs w:val="23"/>
        </w:rPr>
        <w:t>.</w:t>
      </w:r>
    </w:p>
    <w:p w14:paraId="1F8A3375" w14:textId="59C495EA" w:rsidR="009614A0" w:rsidRDefault="008350D6" w:rsidP="00192D92">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The U-Net</w:t>
      </w:r>
      <w:r w:rsidR="00872A11">
        <w:rPr>
          <w:rFonts w:eastAsia="Times New Roman" w:cstheme="minorHAnsi"/>
          <w:color w:val="2F5496" w:themeColor="accent1" w:themeShade="BF"/>
          <w:sz w:val="23"/>
          <w:szCs w:val="23"/>
        </w:rPr>
        <w:t xml:space="preserve"> model</w:t>
      </w:r>
      <w:r w:rsidR="00283215">
        <w:rPr>
          <w:rFonts w:eastAsia="Times New Roman" w:cstheme="minorHAnsi"/>
          <w:color w:val="2F5496" w:themeColor="accent1" w:themeShade="BF"/>
          <w:sz w:val="23"/>
          <w:szCs w:val="23"/>
        </w:rPr>
        <w:t xml:space="preserve"> </w:t>
      </w:r>
      <w:r w:rsidR="00BA20A4">
        <w:rPr>
          <w:rFonts w:eastAsia="Times New Roman" w:cstheme="minorHAnsi"/>
          <w:color w:val="2F5496" w:themeColor="accent1" w:themeShade="BF"/>
          <w:sz w:val="23"/>
          <w:szCs w:val="23"/>
        </w:rPr>
        <w:t>revealed</w:t>
      </w:r>
      <w:r w:rsidR="005F358E">
        <w:rPr>
          <w:rFonts w:eastAsia="Times New Roman" w:cstheme="minorHAnsi"/>
          <w:color w:val="2F5496" w:themeColor="accent1" w:themeShade="BF"/>
          <w:sz w:val="23"/>
          <w:szCs w:val="23"/>
        </w:rPr>
        <w:t>, via visual inspection,</w:t>
      </w:r>
      <w:r w:rsidR="00BA20A4">
        <w:rPr>
          <w:rFonts w:eastAsia="Times New Roman" w:cstheme="minorHAnsi"/>
          <w:color w:val="2F5496" w:themeColor="accent1" w:themeShade="BF"/>
          <w:sz w:val="23"/>
          <w:szCs w:val="23"/>
        </w:rPr>
        <w:t xml:space="preserve"> three significant urban development process</w:t>
      </w:r>
      <w:r w:rsidR="009D6799">
        <w:rPr>
          <w:rFonts w:eastAsia="Times New Roman" w:cstheme="minorHAnsi"/>
          <w:color w:val="2F5496" w:themeColor="accent1" w:themeShade="BF"/>
          <w:sz w:val="23"/>
          <w:szCs w:val="23"/>
        </w:rPr>
        <w:t xml:space="preserve">es </w:t>
      </w:r>
      <w:r w:rsidR="00127D56">
        <w:rPr>
          <w:rFonts w:eastAsia="Times New Roman" w:cstheme="minorHAnsi"/>
          <w:color w:val="2F5496" w:themeColor="accent1" w:themeShade="BF"/>
          <w:sz w:val="23"/>
          <w:szCs w:val="23"/>
        </w:rPr>
        <w:t xml:space="preserve">such </w:t>
      </w:r>
      <w:r w:rsidR="009D6799">
        <w:rPr>
          <w:rFonts w:eastAsia="Times New Roman" w:cstheme="minorHAnsi"/>
          <w:color w:val="2F5496" w:themeColor="accent1" w:themeShade="BF"/>
          <w:sz w:val="23"/>
          <w:szCs w:val="23"/>
        </w:rPr>
        <w:t xml:space="preserve">as </w:t>
      </w:r>
      <w:r w:rsidR="009D6799" w:rsidRPr="009D6799">
        <w:rPr>
          <w:rFonts w:eastAsia="Times New Roman" w:cstheme="minorHAnsi"/>
          <w:color w:val="2F5496" w:themeColor="accent1" w:themeShade="BF"/>
          <w:sz w:val="23"/>
          <w:szCs w:val="23"/>
        </w:rPr>
        <w:t xml:space="preserve">neighborhood effects, gravity effects, and linear expansion </w:t>
      </w:r>
      <w:r w:rsidR="009D6799">
        <w:rPr>
          <w:rFonts w:eastAsia="Times New Roman" w:cstheme="minorHAnsi"/>
          <w:color w:val="2F5496" w:themeColor="accent1" w:themeShade="BF"/>
          <w:sz w:val="23"/>
          <w:szCs w:val="23"/>
        </w:rPr>
        <w:t xml:space="preserve">effects. </w:t>
      </w:r>
      <w:r w:rsidR="009E0CFE">
        <w:rPr>
          <w:rFonts w:eastAsia="Times New Roman" w:cstheme="minorHAnsi"/>
          <w:color w:val="2F5496" w:themeColor="accent1" w:themeShade="BF"/>
          <w:sz w:val="23"/>
          <w:szCs w:val="23"/>
        </w:rPr>
        <w:t xml:space="preserve">However, these learned patterns </w:t>
      </w:r>
      <w:r w:rsidR="00440356">
        <w:rPr>
          <w:rFonts w:eastAsia="Times New Roman" w:cstheme="minorHAnsi"/>
          <w:color w:val="2F5496" w:themeColor="accent1" w:themeShade="BF"/>
          <w:sz w:val="23"/>
          <w:szCs w:val="23"/>
        </w:rPr>
        <w:t xml:space="preserve">are hidden in the </w:t>
      </w:r>
      <w:r w:rsidR="00F43253">
        <w:rPr>
          <w:rFonts w:eastAsia="Times New Roman" w:cstheme="minorHAnsi"/>
          <w:color w:val="2F5496" w:themeColor="accent1" w:themeShade="BF"/>
          <w:sz w:val="23"/>
          <w:szCs w:val="23"/>
        </w:rPr>
        <w:t>~</w:t>
      </w:r>
      <w:r w:rsidR="00440356">
        <w:rPr>
          <w:rFonts w:eastAsia="Times New Roman" w:cstheme="minorHAnsi"/>
          <w:color w:val="2F5496" w:themeColor="accent1" w:themeShade="BF"/>
          <w:sz w:val="23"/>
          <w:szCs w:val="23"/>
        </w:rPr>
        <w:t>30 million weights</w:t>
      </w:r>
      <w:r w:rsidR="00764B48">
        <w:rPr>
          <w:rFonts w:eastAsia="Times New Roman" w:cstheme="minorHAnsi"/>
          <w:color w:val="2F5496" w:themeColor="accent1" w:themeShade="BF"/>
          <w:sz w:val="23"/>
          <w:szCs w:val="23"/>
        </w:rPr>
        <w:t xml:space="preserve"> </w:t>
      </w:r>
      <w:r w:rsidR="00A651E1">
        <w:rPr>
          <w:rFonts w:eastAsia="Times New Roman" w:cstheme="minorHAnsi"/>
          <w:color w:val="2F5496" w:themeColor="accent1" w:themeShade="BF"/>
          <w:sz w:val="23"/>
          <w:szCs w:val="23"/>
        </w:rPr>
        <w:t>within</w:t>
      </w:r>
      <w:r w:rsidR="00764B48">
        <w:rPr>
          <w:rFonts w:eastAsia="Times New Roman" w:cstheme="minorHAnsi"/>
          <w:color w:val="2F5496" w:themeColor="accent1" w:themeShade="BF"/>
          <w:sz w:val="23"/>
          <w:szCs w:val="23"/>
        </w:rPr>
        <w:t xml:space="preserve"> the U-Net. </w:t>
      </w:r>
      <w:r w:rsidR="00192D92">
        <w:rPr>
          <w:rFonts w:eastAsia="Times New Roman" w:cstheme="minorHAnsi"/>
          <w:color w:val="2F5496" w:themeColor="accent1" w:themeShade="BF"/>
          <w:sz w:val="23"/>
          <w:szCs w:val="23"/>
        </w:rPr>
        <w:t>However</w:t>
      </w:r>
      <w:commentRangeStart w:id="106"/>
      <w:r w:rsidR="00B06E93">
        <w:rPr>
          <w:rFonts w:eastAsia="Times New Roman" w:cstheme="minorHAnsi"/>
          <w:color w:val="2F5496" w:themeColor="accent1" w:themeShade="BF"/>
          <w:sz w:val="23"/>
          <w:szCs w:val="23"/>
        </w:rPr>
        <w:t xml:space="preserve">, </w:t>
      </w:r>
      <w:r w:rsidR="00C8724B">
        <w:rPr>
          <w:rFonts w:eastAsia="Times New Roman" w:cstheme="minorHAnsi"/>
          <w:color w:val="2F5496" w:themeColor="accent1" w:themeShade="BF"/>
          <w:sz w:val="23"/>
          <w:szCs w:val="23"/>
        </w:rPr>
        <w:t xml:space="preserve">there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w:t>
      </w:r>
      <w:r w:rsidR="00C4698A">
        <w:rPr>
          <w:rFonts w:eastAsia="Times New Roman" w:cstheme="minorHAnsi"/>
          <w:color w:val="2F5496" w:themeColor="accent1" w:themeShade="BF"/>
          <w:sz w:val="23"/>
          <w:szCs w:val="23"/>
        </w:rPr>
        <w:t>revealing</w:t>
      </w:r>
      <w:r w:rsidR="00EA49E8">
        <w:rPr>
          <w:rFonts w:eastAsia="Times New Roman" w:cstheme="minorHAnsi"/>
          <w:color w:val="2F5496" w:themeColor="accent1" w:themeShade="BF"/>
          <w:sz w:val="23"/>
          <w:szCs w:val="23"/>
        </w:rPr>
        <w:t xml:space="preserve">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xMVQxMToyNjoxM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EuMC4wIn0=}</w:instrText>
          </w:r>
          <w:r w:rsidR="007217CA">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(Gunning et al. 2019; Dosilovic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U-Net</w:t>
      </w:r>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 xml:space="preserve">of U-Net models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w:t>
      </w:r>
      <w:r w:rsidR="00951B5B">
        <w:rPr>
          <w:rFonts w:eastAsia="Times New Roman" w:cstheme="minorHAnsi"/>
          <w:color w:val="2F5496" w:themeColor="accent1" w:themeShade="BF"/>
          <w:sz w:val="23"/>
          <w:szCs w:val="23"/>
        </w:rPr>
        <w:t xml:space="preserve"> from </w:t>
      </w:r>
      <w:r w:rsidR="00127D56">
        <w:rPr>
          <w:rFonts w:eastAsia="Times New Roman" w:cstheme="minorHAnsi"/>
          <w:color w:val="2F5496" w:themeColor="accent1" w:themeShade="BF"/>
          <w:sz w:val="23"/>
          <w:szCs w:val="23"/>
        </w:rPr>
        <w:t>them</w:t>
      </w:r>
      <w:r w:rsidR="007C481E">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 xml:space="preserve">we </w:t>
      </w:r>
      <w:r w:rsidR="00256518">
        <w:rPr>
          <w:rFonts w:eastAsia="Times New Roman" w:cstheme="minorHAnsi"/>
          <w:color w:val="2F5496" w:themeColor="accent1" w:themeShade="BF"/>
          <w:sz w:val="23"/>
          <w:szCs w:val="23"/>
        </w:rPr>
        <w:t xml:space="preserve">described the </w:t>
      </w:r>
      <w:r w:rsidR="00124EE8">
        <w:rPr>
          <w:rFonts w:eastAsia="Times New Roman" w:cstheme="minorHAnsi"/>
          <w:color w:val="2F5496" w:themeColor="accent1" w:themeShade="BF"/>
          <w:sz w:val="23"/>
          <w:szCs w:val="23"/>
        </w:rPr>
        <w:t>advance</w:t>
      </w:r>
      <w:r w:rsidR="00951B5B">
        <w:rPr>
          <w:rFonts w:eastAsia="Times New Roman" w:cstheme="minorHAnsi"/>
          <w:color w:val="2F5496" w:themeColor="accent1" w:themeShade="BF"/>
          <w:sz w:val="23"/>
          <w:szCs w:val="23"/>
        </w:rPr>
        <w:t>ment</w:t>
      </w:r>
      <w:r w:rsidR="00256518">
        <w:rPr>
          <w:rFonts w:eastAsia="Times New Roman" w:cstheme="minorHAnsi"/>
          <w:color w:val="2F5496" w:themeColor="accent1" w:themeShade="BF"/>
          <w:sz w:val="23"/>
          <w:szCs w:val="23"/>
        </w:rPr>
        <w:t xml:space="preserve"> in the </w:t>
      </w:r>
      <w:r w:rsidR="00124EE8">
        <w:rPr>
          <w:rFonts w:eastAsia="Times New Roman" w:cstheme="minorHAnsi"/>
          <w:color w:val="2F5496" w:themeColor="accent1" w:themeShade="BF"/>
          <w:sz w:val="23"/>
          <w:szCs w:val="23"/>
        </w:rPr>
        <w:t xml:space="preserve">deep learning technology as a potential solution </w:t>
      </w:r>
      <w:r w:rsidR="00206061">
        <w:rPr>
          <w:rFonts w:eastAsia="Times New Roman" w:cstheme="minorHAnsi"/>
          <w:color w:val="2F5496" w:themeColor="accent1" w:themeShade="BF"/>
          <w:sz w:val="23"/>
          <w:szCs w:val="23"/>
        </w:rPr>
        <w:t>to help</w:t>
      </w:r>
      <w:r w:rsidR="00124EE8">
        <w:rPr>
          <w:rFonts w:eastAsia="Times New Roman" w:cstheme="minorHAnsi"/>
          <w:color w:val="2F5496" w:themeColor="accent1" w:themeShade="BF"/>
          <w:sz w:val="23"/>
          <w:szCs w:val="23"/>
        </w:rPr>
        <w:t xml:space="preserve"> understand the urban land-use change mechanism in the discussion </w:t>
      </w:r>
      <w:r w:rsidR="00256518">
        <w:rPr>
          <w:rFonts w:eastAsia="Times New Roman" w:cstheme="minorHAnsi"/>
          <w:color w:val="2F5496" w:themeColor="accent1" w:themeShade="BF"/>
          <w:sz w:val="23"/>
          <w:szCs w:val="23"/>
        </w:rPr>
        <w:t>section:</w:t>
      </w:r>
      <w:commentRangeEnd w:id="106"/>
      <w:r w:rsidR="007E7143">
        <w:rPr>
          <w:rStyle w:val="Refdecomentario"/>
        </w:rPr>
        <w:commentReference w:id="106"/>
      </w:r>
    </w:p>
    <w:p w14:paraId="543DF45A" w14:textId="23130FFE" w:rsidR="00A572A7" w:rsidRPr="00F43253" w:rsidRDefault="00A572A7" w:rsidP="00951B5B">
      <w:pPr>
        <w:spacing w:line="276" w:lineRule="auto"/>
        <w:ind w:left="851"/>
        <w:rPr>
          <w:i/>
          <w:iCs/>
        </w:rPr>
      </w:pPr>
      <w:r w:rsidRPr="00766922">
        <w:rPr>
          <w:i/>
          <w:iCs/>
        </w:rPr>
        <w:t>Emerging developments in extracting human-recognizable knowledge from deep learning architectures</w:t>
      </w:r>
      <w:r w:rsidRPr="00766922">
        <w:rPr>
          <w:rFonts w:eastAsia="Times New Roman" w:cstheme="minorHAnsi"/>
          <w:i/>
          <w:iCs/>
        </w:rPr>
        <w:t xml:space="preserve"> </w:t>
      </w:r>
      <w:sdt>
        <w:sdtPr>
          <w:rPr>
            <w:rFonts w:eastAsia="Times New Roman" w:cstheme="minorHAnsi"/>
            <w:i/>
            <w:iCs/>
          </w:rPr>
          <w:alias w:val="To edit, see citavi.com/edit"/>
          <w:tag w:val="CitaviPlaceholder#af970fa8-a30c-4ff0-822e-15cf8b7463ae"/>
          <w:id w:val="1341662155"/>
          <w:placeholder>
            <w:docPart w:val="093ED31DD10B4740BE50840F58070ABE"/>
          </w:placeholder>
        </w:sdtPr>
        <w:sdtEndPr/>
        <w:sdtContent>
          <w:r w:rsidRPr="00766922">
            <w:rPr>
              <w:rFonts w:eastAsia="Times New Roman" w:cstheme="minorHAnsi"/>
              <w:i/>
              <w:iCs/>
            </w:rPr>
            <w:fldChar w:fldCharType="begin"/>
          </w:r>
          <w:r w:rsidR="0089155A">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xMVQxMToyNjoxM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hZjk3MGZhOC1hMzBjLTRmZjAtODIyZS0xNWNmOGI3NDYzYWUiLCJUZXh0IjoiKEd1bm5pbmcgZXQgYWwuIDIwMTk7IERvc2lsb3ZpYyBldCBhbC4pIiwiV0FJVmVyc2lvbiI6IjYuMTEuMC4wIn0=}</w:instrText>
          </w:r>
          <w:r w:rsidRPr="00766922">
            <w:rPr>
              <w:rFonts w:eastAsia="Times New Roman" w:cstheme="minorHAnsi"/>
              <w:i/>
              <w:iCs/>
            </w:rPr>
            <w:fldChar w:fldCharType="separate"/>
          </w:r>
          <w:r w:rsidR="00AD1EB4">
            <w:rPr>
              <w:rFonts w:eastAsia="Times New Roman" w:cstheme="minorHAnsi"/>
              <w:i/>
              <w:iCs/>
            </w:rPr>
            <w:t>(Gunning et al. 2019; Dosilovic et al.)</w:t>
          </w:r>
          <w:r w:rsidRPr="00766922">
            <w:rPr>
              <w:rFonts w:eastAsia="Times New Roman" w:cstheme="minorHAnsi"/>
              <w:i/>
              <w:iCs/>
            </w:rPr>
            <w:fldChar w:fldCharType="end"/>
          </w:r>
        </w:sdtContent>
      </w:sdt>
      <w:r w:rsidRPr="00766922">
        <w:rPr>
          <w:rFonts w:eastAsia="Times New Roman" w:cstheme="minorHAnsi"/>
          <w:i/>
          <w:iCs/>
        </w:rPr>
        <w:t xml:space="preserve"> </w:t>
      </w:r>
      <w:r w:rsidRPr="00766922">
        <w:rPr>
          <w:i/>
          <w:iCs/>
        </w:rPr>
        <w:t xml:space="preserve">could be applied to U-Net models for a better understanding of the mechanisms behind urban land-use dynamics. </w:t>
      </w:r>
      <w:commentRangeEnd w:id="105"/>
      <w:r w:rsidR="00894EB1">
        <w:rPr>
          <w:rStyle w:val="Refdecomentario"/>
        </w:rPr>
        <w:commentReference w:id="105"/>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66E4A61D" w:rsidR="000C5347" w:rsidRDefault="0049600B" w:rsidP="00DE3B54">
      <w:pPr>
        <w:spacing w:line="276" w:lineRule="auto"/>
        <w:ind w:left="567"/>
        <w:rPr>
          <w:rFonts w:eastAsia="Times New Roman" w:cstheme="minorHAnsi"/>
          <w:color w:val="2F5496" w:themeColor="accent1" w:themeShade="BF"/>
          <w:sz w:val="23"/>
          <w:szCs w:val="23"/>
        </w:rPr>
      </w:pPr>
      <w:commentRangeStart w:id="107"/>
      <w:r w:rsidRPr="0049600B">
        <w:rPr>
          <w:rFonts w:eastAsia="Times New Roman" w:cstheme="minorHAnsi"/>
          <w:color w:val="2F5496" w:themeColor="accent1" w:themeShade="BF"/>
          <w:sz w:val="23"/>
          <w:szCs w:val="23"/>
        </w:rPr>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w:t>
      </w:r>
      <w:r w:rsidR="005C3B7B">
        <w:rPr>
          <w:rFonts w:eastAsia="Times New Roman" w:cstheme="minorHAnsi"/>
          <w:color w:val="2F5496" w:themeColor="accent1" w:themeShade="BF"/>
          <w:sz w:val="23"/>
          <w:szCs w:val="23"/>
        </w:rPr>
        <w:t xml:space="preserve">compare the pros and cons and </w:t>
      </w:r>
      <w:r w:rsidRPr="0049600B">
        <w:rPr>
          <w:rFonts w:eastAsia="Times New Roman" w:cstheme="minorHAnsi"/>
          <w:color w:val="2F5496" w:themeColor="accent1" w:themeShade="BF"/>
          <w:sz w:val="23"/>
          <w:szCs w:val="23"/>
        </w:rPr>
        <w:t xml:space="preserve">explore how deep learning could </w:t>
      </w:r>
      <w:r w:rsidR="001241CE">
        <w:rPr>
          <w:rFonts w:eastAsia="Times New Roman" w:cstheme="minorHAnsi"/>
          <w:color w:val="2F5496" w:themeColor="accent1" w:themeShade="BF"/>
          <w:sz w:val="23"/>
          <w:szCs w:val="23"/>
        </w:rPr>
        <w:t>complement</w:t>
      </w:r>
      <w:r w:rsidR="007236F8" w:rsidRPr="007236F8">
        <w:rPr>
          <w:rFonts w:eastAsia="Times New Roman" w:cstheme="minorHAnsi"/>
          <w:color w:val="2F5496" w:themeColor="accent1" w:themeShade="BF"/>
          <w:sz w:val="23"/>
          <w:szCs w:val="23"/>
        </w:rPr>
        <w:t xml:space="preserve"> </w:t>
      </w:r>
      <w:r w:rsidR="007236F8" w:rsidRPr="0049600B">
        <w:rPr>
          <w:rFonts w:eastAsia="Times New Roman" w:cstheme="minorHAnsi"/>
          <w:color w:val="2F5496" w:themeColor="accent1" w:themeShade="BF"/>
          <w:sz w:val="23"/>
          <w:szCs w:val="23"/>
        </w:rPr>
        <w:t>CA-</w:t>
      </w:r>
      <w:r w:rsidR="007236F8">
        <w:rPr>
          <w:rFonts w:eastAsia="Times New Roman" w:cstheme="minorHAnsi"/>
          <w:color w:val="2F5496" w:themeColor="accent1" w:themeShade="BF"/>
          <w:sz w:val="23"/>
          <w:szCs w:val="23"/>
        </w:rPr>
        <w:t>based</w:t>
      </w:r>
      <w:r w:rsidR="007236F8" w:rsidRPr="0049600B">
        <w:rPr>
          <w:rFonts w:eastAsia="Times New Roman" w:cstheme="minorHAnsi"/>
          <w:color w:val="2F5496" w:themeColor="accent1" w:themeShade="BF"/>
          <w:sz w:val="23"/>
          <w:szCs w:val="23"/>
        </w:rPr>
        <w:t xml:space="preserve"> land-use modeling</w:t>
      </w:r>
      <w:r w:rsidR="00420F7C">
        <w:rPr>
          <w:rFonts w:eastAsia="Times New Roman" w:cstheme="minorHAnsi"/>
          <w:color w:val="2F5496" w:themeColor="accent1" w:themeShade="BF"/>
          <w:sz w:val="23"/>
          <w:szCs w:val="23"/>
        </w:rPr>
        <w:t xml:space="preserve">, rather </w:t>
      </w:r>
      <w:r w:rsidR="007236F8">
        <w:rPr>
          <w:rFonts w:eastAsia="Times New Roman" w:cstheme="minorHAnsi"/>
          <w:color w:val="2F5496" w:themeColor="accent1" w:themeShade="BF"/>
          <w:sz w:val="23"/>
          <w:szCs w:val="23"/>
        </w:rPr>
        <w:t xml:space="preserve">than to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7236F8">
        <w:rPr>
          <w:rFonts w:eastAsia="Times New Roman" w:cstheme="minorHAnsi"/>
          <w:color w:val="2F5496" w:themeColor="accent1" w:themeShade="BF"/>
          <w:sz w:val="23"/>
          <w:szCs w:val="23"/>
        </w:rPr>
        <w:t xml:space="preserve">that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 xml:space="preserve">is </w:t>
      </w:r>
      <w:r w:rsidR="007236F8">
        <w:rPr>
          <w:rFonts w:eastAsia="Times New Roman" w:cstheme="minorHAnsi"/>
          <w:color w:val="2F5496" w:themeColor="accent1" w:themeShade="BF"/>
          <w:sz w:val="23"/>
          <w:szCs w:val="23"/>
        </w:rPr>
        <w:t>superior</w:t>
      </w:r>
      <w:r w:rsidRPr="0049600B">
        <w:rPr>
          <w:rFonts w:eastAsia="Times New Roman" w:cstheme="minorHAnsi"/>
          <w:color w:val="2F5496" w:themeColor="accent1" w:themeShade="BF"/>
          <w:sz w:val="23"/>
          <w:szCs w:val="23"/>
        </w:rPr>
        <w:t>.</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t>
      </w:r>
      <w:r w:rsidR="00E55BB5">
        <w:rPr>
          <w:rFonts w:eastAsia="Times New Roman" w:cstheme="minorHAnsi"/>
          <w:color w:val="2F5496" w:themeColor="accent1" w:themeShade="BF"/>
          <w:sz w:val="23"/>
          <w:szCs w:val="23"/>
        </w:rPr>
        <w:t>methods</w:t>
      </w:r>
      <w:r w:rsidR="0007088E">
        <w:rPr>
          <w:rFonts w:eastAsia="Times New Roman" w:cstheme="minorHAnsi"/>
          <w:color w:val="2F5496" w:themeColor="accent1" w:themeShade="BF"/>
          <w:sz w:val="23"/>
          <w:szCs w:val="23"/>
        </w:rPr>
        <w:t xml:space="preserve">,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w:t>
      </w:r>
      <w:r w:rsidR="00E55BB5">
        <w:rPr>
          <w:rFonts w:eastAsia="Times New Roman" w:cstheme="minorHAnsi"/>
          <w:color w:val="2F5496" w:themeColor="accent1" w:themeShade="BF"/>
          <w:sz w:val="23"/>
          <w:szCs w:val="23"/>
        </w:rPr>
        <w:t xml:space="preserve">an </w:t>
      </w:r>
      <w:r w:rsidR="0007088E">
        <w:rPr>
          <w:rFonts w:eastAsia="Times New Roman" w:cstheme="minorHAnsi"/>
          <w:color w:val="2F5496" w:themeColor="accent1" w:themeShade="BF"/>
          <w:sz w:val="23"/>
          <w:szCs w:val="23"/>
        </w:rPr>
        <w:t>accuracy metrics perspective, are very close.</w:t>
      </w:r>
    </w:p>
    <w:p w14:paraId="3CEAF5AE" w14:textId="5D026E8D"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lastRenderedPageBreak/>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EuMC4wIn0=}</w:instrText>
          </w:r>
          <w:r w:rsidR="00275CFF">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w:t>
      </w:r>
      <w:r w:rsidR="007643C6">
        <w:rPr>
          <w:rFonts w:eastAsia="Times New Roman" w:cstheme="minorHAnsi"/>
          <w:color w:val="2F5496" w:themeColor="accent1" w:themeShade="BF"/>
          <w:sz w:val="23"/>
          <w:szCs w:val="23"/>
        </w:rPr>
        <w:t>-</w:t>
      </w:r>
      <w:r w:rsidR="00347DE4">
        <w:rPr>
          <w:rFonts w:eastAsia="Times New Roman" w:cstheme="minorHAnsi"/>
          <w:color w:val="2F5496" w:themeColor="accent1" w:themeShade="BF"/>
          <w:sz w:val="23"/>
          <w:szCs w:val="23"/>
        </w:rPr>
        <w:t>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89155A">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S0xMVQxMToyNjoxMS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S0xMVQxMToyNjoxMS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S4wLjAifQ==}</w:instrText>
          </w:r>
          <w:r w:rsidR="002F65FC" w:rsidRPr="00216A31">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(Wang et al. 2021a; Wang et al. 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6271990F" w14:textId="356A5236" w:rsidR="00FC6291" w:rsidRDefault="00043144" w:rsidP="001C7B88">
      <w:pPr>
        <w:spacing w:line="276" w:lineRule="auto"/>
        <w:ind w:left="567"/>
        <w:rPr>
          <w:rFonts w:cstheme="minorHAnsi"/>
          <w:sz w:val="24"/>
          <w:szCs w:val="24"/>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EuMC4wIn0=}</w:instrText>
          </w:r>
          <w:r w:rsidR="006F5D38" w:rsidRPr="00DE3B54">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commentRangeEnd w:id="107"/>
      <w:r w:rsidR="00367576">
        <w:rPr>
          <w:rStyle w:val="Refdecomentario"/>
        </w:rPr>
        <w:commentReference w:id="107"/>
      </w:r>
    </w:p>
    <w:sdt>
      <w:sdtPr>
        <w:rPr>
          <w:rFonts w:asciiTheme="minorHAnsi" w:eastAsiaTheme="minorEastAsia" w:hAnsiTheme="minorHAnsi" w:cstheme="minorBidi"/>
          <w:color w:val="auto"/>
          <w:sz w:val="22"/>
          <w:szCs w:val="22"/>
        </w:rPr>
        <w:tag w:val="CitaviBibliography"/>
        <w:id w:val="80802811"/>
        <w:placeholder>
          <w:docPart w:val="DefaultPlaceholder_-1854013440"/>
        </w:placeholder>
      </w:sdtPr>
      <w:sdtEndPr/>
      <w:sdtContent>
        <w:p w14:paraId="78861915" w14:textId="77777777" w:rsidR="00AD1EB4" w:rsidRDefault="00656599" w:rsidP="00AD1EB4">
          <w:pPr>
            <w:pStyle w:val="CitaviBibliographyHeading"/>
          </w:pPr>
          <w:r>
            <w:fldChar w:fldCharType="begin"/>
          </w:r>
          <w:r>
            <w:instrText>ADDIN CitaviBibliography</w:instrText>
          </w:r>
          <w:r>
            <w:fldChar w:fldCharType="separate"/>
          </w:r>
          <w:r w:rsidR="00AD1EB4">
            <w:t>Publication bibliography</w:t>
          </w:r>
        </w:p>
        <w:p w14:paraId="4B624888" w14:textId="77777777" w:rsidR="00AD1EB4" w:rsidRDefault="00AD1EB4" w:rsidP="00AD1EB4">
          <w:pPr>
            <w:pStyle w:val="CitaviBibliographyEntry"/>
          </w:pPr>
          <w:bookmarkStart w:id="108" w:name="_CTVL0016d8ff9c18d884edeabb3d941d91d49e9"/>
          <w:r>
            <w:t>Clarke, Keith C.; Johnson, J. Michael (2020): Calibrating SLEUTH with big data: Projecting California's land use to 2100. In</w:t>
          </w:r>
          <w:bookmarkEnd w:id="108"/>
          <w:r>
            <w:t xml:space="preserve"> </w:t>
          </w:r>
          <w:r w:rsidRPr="00AD1EB4">
            <w:rPr>
              <w:i/>
            </w:rPr>
            <w:t xml:space="preserve">Computers, Environment and Urban Systems </w:t>
          </w:r>
          <w:r w:rsidRPr="00AD1EB4">
            <w:t>83, p. 101525. DOI: 10.1016/j.compenvurbsys.2020.101525.</w:t>
          </w:r>
        </w:p>
        <w:p w14:paraId="13F25E09" w14:textId="77777777" w:rsidR="00AD1EB4" w:rsidRDefault="00AD1EB4" w:rsidP="00AD1EB4">
          <w:pPr>
            <w:pStyle w:val="CitaviBibliographyEntry"/>
          </w:pPr>
          <w:bookmarkStart w:id="109" w:name="_CTVL00166c9ef725fb441069f9d35edf2b6abed"/>
          <w:r>
            <w:t>Dosilovic, Filip Karlo; Brcic, Mario; Hlupic, Nikica: Explainable artificial intelligence: A survey, pp. 210–215. DOI: 10.23919/MIPRO.2018.8400040.</w:t>
          </w:r>
        </w:p>
        <w:p w14:paraId="397F8EF6" w14:textId="77777777" w:rsidR="00AD1EB4" w:rsidRDefault="00AD1EB4" w:rsidP="00AD1EB4">
          <w:pPr>
            <w:pStyle w:val="CitaviBibliographyEntry"/>
          </w:pPr>
          <w:bookmarkStart w:id="110" w:name="_CTVL001d04deeac93d44887b95f53e551d2b387"/>
          <w:bookmarkEnd w:id="109"/>
          <w:r>
            <w:t>Feng, Yongjiu; Tong, Xiaohua (2020): A new cellular automata framework of urban growth modeling by incorporating statistical and heuristic methods. In</w:t>
          </w:r>
          <w:bookmarkEnd w:id="110"/>
          <w:r>
            <w:t xml:space="preserve"> </w:t>
          </w:r>
          <w:r w:rsidRPr="00AD1EB4">
            <w:rPr>
              <w:i/>
            </w:rPr>
            <w:t xml:space="preserve">International Journal of Geographical Information Science </w:t>
          </w:r>
          <w:r w:rsidRPr="00AD1EB4">
            <w:t>34 (1), pp. 74–97. DOI: 10.1080/13658816.2019.1648813.</w:t>
          </w:r>
        </w:p>
        <w:p w14:paraId="1465248F" w14:textId="77777777" w:rsidR="00AD1EB4" w:rsidRDefault="00AD1EB4" w:rsidP="00AD1EB4">
          <w:pPr>
            <w:pStyle w:val="CitaviBibliographyEntry"/>
          </w:pPr>
          <w:bookmarkStart w:id="111" w:name="_CTVL00180ed3292757e49efb131e6e2ada45f5f"/>
          <w:r>
            <w:t>Frazier, Amy E.; Kedron, Peter (2017): Landscape Metrics: Past Progress and Future Directions. In</w:t>
          </w:r>
          <w:bookmarkEnd w:id="111"/>
          <w:r>
            <w:t xml:space="preserve"> </w:t>
          </w:r>
          <w:r w:rsidRPr="00AD1EB4">
            <w:rPr>
              <w:i/>
            </w:rPr>
            <w:t xml:space="preserve">Curr Landscape Ecol Rep </w:t>
          </w:r>
          <w:r w:rsidRPr="00AD1EB4">
            <w:t>2 (3), pp. 63–72. DOI: 10.1007/s40823-017-0026-0.</w:t>
          </w:r>
        </w:p>
        <w:p w14:paraId="26636E33" w14:textId="77777777" w:rsidR="00AD1EB4" w:rsidRDefault="00AD1EB4" w:rsidP="00AD1EB4">
          <w:pPr>
            <w:pStyle w:val="CitaviBibliographyEntry"/>
          </w:pPr>
          <w:bookmarkStart w:id="112" w:name="_CTVL001b243a77872a7403b95b094534021f765"/>
          <w:r>
            <w:t>Gantumur, Byambakhuu; Wu, Falin; Vandansambuu, Battsengel; Tsegmid, Bazarkhand; Dalaibaatar, Enkhjargal; Zhao, Yan (2020): Spatiotemporal dynamics of urban expansion and its simulation using CA-ANN model in Ulaanbaatar, Mongolia. In</w:t>
          </w:r>
          <w:bookmarkEnd w:id="112"/>
          <w:r>
            <w:t xml:space="preserve"> </w:t>
          </w:r>
          <w:r w:rsidRPr="00AD1EB4">
            <w:rPr>
              <w:i/>
            </w:rPr>
            <w:t>Geocarto International</w:t>
          </w:r>
          <w:r w:rsidRPr="00AD1EB4">
            <w:t>, pp. 1–16. DOI: 10.1080/10106049.2020.1723714.</w:t>
          </w:r>
        </w:p>
        <w:p w14:paraId="3720A91E" w14:textId="77777777" w:rsidR="00AD1EB4" w:rsidRDefault="00AD1EB4" w:rsidP="00AD1EB4">
          <w:pPr>
            <w:pStyle w:val="CitaviBibliographyEntry"/>
          </w:pPr>
          <w:bookmarkStart w:id="113" w:name="_CTVL0017e8d8d31fce54f6ba5e8dd7c07c9ff70"/>
          <w:r>
            <w:t>Ghosh, Bhaskar; Dutta, Indira Kalyan; Totaro, Michael; Bayoumi, Magdy (2020): A Survey on the Progression and Performance of Generative Adversarial Networks, pp. 1–8. DOI: 10.1109/ICCCNT49239.2020.9225510.</w:t>
          </w:r>
        </w:p>
        <w:p w14:paraId="4B82AC7A" w14:textId="77777777" w:rsidR="00AD1EB4" w:rsidRDefault="00AD1EB4" w:rsidP="00AD1EB4">
          <w:pPr>
            <w:pStyle w:val="CitaviBibliographyEntry"/>
          </w:pPr>
          <w:bookmarkStart w:id="114" w:name="_CTVL001468bfc6b9dad42d0a217d0cf9a567527"/>
          <w:bookmarkEnd w:id="113"/>
          <w:r>
            <w:t>Gonog, Liang; Zhou, Yimin (2019): A Review: Generative Adversarial Networks, pp. 505–510. DOI: 10.1109/ICIEA.2019.8833686.</w:t>
          </w:r>
        </w:p>
        <w:p w14:paraId="673DC96C" w14:textId="77777777" w:rsidR="00AD1EB4" w:rsidRDefault="00AD1EB4" w:rsidP="00AD1EB4">
          <w:pPr>
            <w:pStyle w:val="CitaviBibliographyEntry"/>
          </w:pPr>
          <w:bookmarkStart w:id="115" w:name="_CTVL001134dddc971444142950efe218c517c4f"/>
          <w:bookmarkEnd w:id="114"/>
          <w:r>
            <w:t>Gunning, David; Stefik, Mark; Choi, Jaesik; Miller, Timothy; Stumpf, Simone; Yang, Guang-Zhong (2019): XAI-Explainable artificial intelligence. In</w:t>
          </w:r>
          <w:bookmarkEnd w:id="115"/>
          <w:r>
            <w:t xml:space="preserve"> </w:t>
          </w:r>
          <w:r w:rsidRPr="00AD1EB4">
            <w:rPr>
              <w:i/>
            </w:rPr>
            <w:t xml:space="preserve">Science robotics </w:t>
          </w:r>
          <w:r w:rsidRPr="00AD1EB4">
            <w:t>4 (37). DOI: 10.1126/scirobotics.aay7120.</w:t>
          </w:r>
        </w:p>
        <w:p w14:paraId="2BA78A61" w14:textId="77777777" w:rsidR="00AD1EB4" w:rsidRDefault="00AD1EB4" w:rsidP="00AD1EB4">
          <w:pPr>
            <w:pStyle w:val="CitaviBibliographyEntry"/>
          </w:pPr>
          <w:bookmarkStart w:id="116" w:name="_CTVL00108a15b148e534401bad7ec8a7d8a8c9d"/>
          <w:r>
            <w:t>Mansour, Shawky; Al-Belushi, Mohammed; Al-Awadhi, Talal (2020): Monitoring land use and land cover changes in the mountainous cities of Oman using GIS and CA-Markov modelling techniques. In</w:t>
          </w:r>
          <w:bookmarkEnd w:id="116"/>
          <w:r>
            <w:t xml:space="preserve"> </w:t>
          </w:r>
          <w:r w:rsidRPr="00AD1EB4">
            <w:rPr>
              <w:i/>
            </w:rPr>
            <w:t xml:space="preserve">Land use policy </w:t>
          </w:r>
          <w:r w:rsidRPr="00AD1EB4">
            <w:t>91, p. 104414. DOI: 10.1016/j.landusepol.2019.104414.</w:t>
          </w:r>
        </w:p>
        <w:p w14:paraId="1378E776" w14:textId="77777777" w:rsidR="00AD1EB4" w:rsidRDefault="00AD1EB4" w:rsidP="00AD1EB4">
          <w:pPr>
            <w:pStyle w:val="CitaviBibliographyEntry"/>
          </w:pPr>
          <w:bookmarkStart w:id="117" w:name="_CTVL001fd60c8239e0a414c8aca35d696548b2f"/>
          <w:r>
            <w:t>Peng, Kaifeng; Jiang, Weiguo; Deng, Yue; Liu, Yinghui; Wu, Zhifeng; Chen, Zheng (2020): Simulating wetland changes under different scenarios based on integrating the random forest and CLUE-S models: A case study of Wuhan Urban Agglomeration. In</w:t>
          </w:r>
          <w:bookmarkEnd w:id="117"/>
          <w:r>
            <w:t xml:space="preserve"> </w:t>
          </w:r>
          <w:r w:rsidRPr="00AD1EB4">
            <w:rPr>
              <w:i/>
            </w:rPr>
            <w:t xml:space="preserve">Ecological Indicators </w:t>
          </w:r>
          <w:r w:rsidRPr="00AD1EB4">
            <w:t>117, p. 106671. DOI: 10.1016/j.ecolind.2020.106671.</w:t>
          </w:r>
        </w:p>
        <w:p w14:paraId="5C8F3489" w14:textId="77777777" w:rsidR="00AD1EB4" w:rsidRDefault="00AD1EB4" w:rsidP="00AD1EB4">
          <w:pPr>
            <w:pStyle w:val="CitaviBibliographyEntry"/>
          </w:pPr>
          <w:bookmarkStart w:id="118" w:name="_CTVL00177fb736feabc425bbba663969c1c7c0b"/>
          <w:r>
            <w:lastRenderedPageBreak/>
            <w:t>Pontius, Robert Gilmore; Boersma, Wideke; Castella, Jean-Christophe; Clarke, Keith; Nijs, Ton de; Dietzel, Charles et al. (2008): Comparing the input, output, and validation maps for several models of land change. In</w:t>
          </w:r>
          <w:bookmarkEnd w:id="118"/>
          <w:r>
            <w:t xml:space="preserve"> </w:t>
          </w:r>
          <w:r w:rsidRPr="00AD1EB4">
            <w:rPr>
              <w:i/>
            </w:rPr>
            <w:t xml:space="preserve">Ann Reg Sci </w:t>
          </w:r>
          <w:r w:rsidRPr="00AD1EB4">
            <w:t>42 (1), pp. 11–37. DOI: 10.1007/s00168-007-0138-2.</w:t>
          </w:r>
        </w:p>
        <w:p w14:paraId="6119E775" w14:textId="77777777" w:rsidR="00AD1EB4" w:rsidRDefault="00AD1EB4" w:rsidP="00AD1EB4">
          <w:pPr>
            <w:pStyle w:val="CitaviBibliographyEntry"/>
          </w:pPr>
          <w:bookmarkStart w:id="119" w:name="_CTVL001cb8c8558228a425e88a0ff5b82d0ccde"/>
          <w:r>
            <w:t>Roodposhti, Majid Shadman; Hewitt, Richard J.; Bryan, Brett A. (2020): Towards automatic calibration of neighbourhood influence in cellular automata land-use models. In</w:t>
          </w:r>
          <w:bookmarkEnd w:id="119"/>
          <w:r>
            <w:t xml:space="preserve"> </w:t>
          </w:r>
          <w:r w:rsidRPr="00AD1EB4">
            <w:rPr>
              <w:i/>
            </w:rPr>
            <w:t xml:space="preserve">Computers, Environment and Urban Systems </w:t>
          </w:r>
          <w:r w:rsidRPr="00AD1EB4">
            <w:t>79, p. 101416. DOI: 10.1016/j.compenvurbsys.2019.101416.</w:t>
          </w:r>
        </w:p>
        <w:p w14:paraId="701F5242" w14:textId="77777777" w:rsidR="00AD1EB4" w:rsidRDefault="00AD1EB4" w:rsidP="00AD1EB4">
          <w:pPr>
            <w:pStyle w:val="CitaviBibliographyEntry"/>
          </w:pPr>
          <w:bookmarkStart w:id="120" w:name="_CTVL001e888dc529cab4d41a4ddf857ce17d0fd"/>
          <w:r>
            <w:t>Shafizadeh-Moghadam, Hossein; Asghari, Ali; Tayyebi, Amin; Taleai, Mohammad (2017): Coupling machine learning, tree-based and statistical models with cellular automata to simulate urban growth. In</w:t>
          </w:r>
          <w:bookmarkEnd w:id="120"/>
          <w:r>
            <w:t xml:space="preserve"> </w:t>
          </w:r>
          <w:r w:rsidRPr="00AD1EB4">
            <w:rPr>
              <w:i/>
            </w:rPr>
            <w:t xml:space="preserve">Computers, Environment and Urban Systems </w:t>
          </w:r>
          <w:r w:rsidRPr="00AD1EB4">
            <w:t>64, pp. 297–308. DOI: 10.1016/j.compenvurbsys.2017.04.002.</w:t>
          </w:r>
        </w:p>
        <w:p w14:paraId="13A1EA7A" w14:textId="77777777" w:rsidR="00AD1EB4" w:rsidRDefault="00AD1EB4" w:rsidP="00AD1EB4">
          <w:pPr>
            <w:pStyle w:val="CitaviBibliographyEntry"/>
          </w:pPr>
          <w:bookmarkStart w:id="121" w:name="_CTVL0018218319753da41ed8ac490a28eee88a5"/>
          <w:r>
            <w:t>Uuemaa, Evelin; Antrop, Marc; Roosaare, Jüri; Marja, Riho; Mander, Ülo (2009): Landscape metrics and indices : an overview of their use in landscape research. In</w:t>
          </w:r>
          <w:bookmarkEnd w:id="121"/>
          <w:r>
            <w:t xml:space="preserve"> </w:t>
          </w:r>
          <w:r w:rsidRPr="00AD1EB4">
            <w:rPr>
              <w:i/>
            </w:rPr>
            <w:t xml:space="preserve">LIVING REVIEWS IN LANDSCAPE RESEARCH </w:t>
          </w:r>
          <w:r w:rsidRPr="00AD1EB4">
            <w:t>3 (1), pp. 1–28. Available online at http://biblio.ugent.be/publication/695518.</w:t>
          </w:r>
        </w:p>
        <w:p w14:paraId="7EA32D4B" w14:textId="77777777" w:rsidR="00AD1EB4" w:rsidRDefault="00AD1EB4" w:rsidP="00AD1EB4">
          <w:pPr>
            <w:pStyle w:val="CitaviBibliographyEntry"/>
          </w:pPr>
          <w:bookmarkStart w:id="122" w:name="_CTVL0014a8a36f12df6438d9e586bc4273e1f5a"/>
          <w:r>
            <w:t>Wang, Haijun; Guo, Jiaqi; Zhang, Bin; Zeng, Haoran (2021a): Simulating urban land growth by incorporating historical information into a cellular automata model. In</w:t>
          </w:r>
          <w:bookmarkEnd w:id="122"/>
          <w:r>
            <w:t xml:space="preserve"> </w:t>
          </w:r>
          <w:r w:rsidRPr="00AD1EB4">
            <w:rPr>
              <w:i/>
            </w:rPr>
            <w:t xml:space="preserve">Landscape and Urban Planning </w:t>
          </w:r>
          <w:r w:rsidRPr="00AD1EB4">
            <w:t>214, p. 104168. DOI: 10.1016/j.landurbplan.2021.104168.</w:t>
          </w:r>
        </w:p>
        <w:p w14:paraId="2D07C196" w14:textId="77777777" w:rsidR="00AD1EB4" w:rsidRDefault="00AD1EB4" w:rsidP="00AD1EB4">
          <w:pPr>
            <w:pStyle w:val="CitaviBibliographyEntry"/>
          </w:pPr>
          <w:bookmarkStart w:id="123" w:name="_CTVL001260e6eb4777d4861a6ac630e36e7160d"/>
          <w:r>
            <w:t>Wang, Jinzhu; Hadjikakou, Michalis; Bryan, Brett A. (2021b): Consistent, accurate, high resolution, long time-series mapping of built-up land in the North China Plain. In</w:t>
          </w:r>
          <w:bookmarkEnd w:id="123"/>
          <w:r>
            <w:t xml:space="preserve"> </w:t>
          </w:r>
          <w:r w:rsidRPr="00AD1EB4">
            <w:rPr>
              <w:i/>
            </w:rPr>
            <w:t>GIScience &amp; Remote Sensing</w:t>
          </w:r>
          <w:r w:rsidRPr="00AD1EB4">
            <w:t>, pp. 1–17. DOI: 10.1080/15481603.2021.1948275.</w:t>
          </w:r>
        </w:p>
        <w:p w14:paraId="178CE27B" w14:textId="77777777" w:rsidR="00AD1EB4" w:rsidRDefault="00AD1EB4" w:rsidP="00AD1EB4">
          <w:pPr>
            <w:pStyle w:val="CitaviBibliographyEntry"/>
          </w:pPr>
          <w:bookmarkStart w:id="124" w:name="_CTVL001cd24708f3dea4a0b9cd81874668bf6c6"/>
          <w:r>
            <w:t>Wang, Rong; Feng, Yongjiu; Wei, Yongliang; Tong, Xiaohua; Zhai, Shuting; Zhou, Yilun; Wu, Peiqi (2021c): A comparison of proximity and accessibility drivers in simulating dynamic urban growth. In</w:t>
          </w:r>
          <w:bookmarkEnd w:id="124"/>
          <w:r>
            <w:t xml:space="preserve"> </w:t>
          </w:r>
          <w:r w:rsidRPr="00AD1EB4">
            <w:rPr>
              <w:i/>
            </w:rPr>
            <w:t xml:space="preserve">Transactions in GIS </w:t>
          </w:r>
          <w:r w:rsidRPr="00AD1EB4">
            <w:t>25 (2), pp. 923–947. DOI: 10.1111/tgis.12707.</w:t>
          </w:r>
        </w:p>
        <w:p w14:paraId="113CCFBE" w14:textId="77777777" w:rsidR="00AD1EB4" w:rsidRDefault="00AD1EB4" w:rsidP="00AD1EB4">
          <w:pPr>
            <w:pStyle w:val="CitaviBibliographyEntry"/>
          </w:pPr>
          <w:bookmarkStart w:id="125" w:name="_CTVL0017501fc94a67649e7966f05a8f06adb34"/>
          <w:r>
            <w:t>Wang, Zhengwei; Healy, Graham; Smeaton, Alan F.; Ward, Tomás E. (2020): Use of Neural Signals to Evaluate the Quality of Generative Adversarial Network Performance in Facial Image Generation. In</w:t>
          </w:r>
          <w:bookmarkEnd w:id="125"/>
          <w:r>
            <w:t xml:space="preserve"> </w:t>
          </w:r>
          <w:r w:rsidRPr="00AD1EB4">
            <w:rPr>
              <w:i/>
            </w:rPr>
            <w:t xml:space="preserve">Cogn Comput </w:t>
          </w:r>
          <w:r w:rsidRPr="00AD1EB4">
            <w:t>12 (1), pp. 13–24. DOI: 10.1007/s12559-019-09670-y.</w:t>
          </w:r>
        </w:p>
        <w:p w14:paraId="074721B4" w14:textId="64FA73BA" w:rsidR="00656599" w:rsidRPr="0033543B" w:rsidRDefault="00AD1EB4" w:rsidP="00AD1EB4">
          <w:pPr>
            <w:pStyle w:val="CitaviBibliographyEntry"/>
          </w:pPr>
          <w:bookmarkStart w:id="126" w:name="_CTVL0011103fa560b9d4fe4bb0ab29b753d9673"/>
          <w:r>
            <w:t>Xu, Qiantong; Huang, Gao; Yuan, Yang; Guo, Chuan; Sun, Yu; Wu, Felix; Weinberger, Kilian (2018): An empirical study on evaluation metrics of generative adversarial networks. DOI: 10.48550/arXiv.1806.07755</w:t>
          </w:r>
          <w:bookmarkEnd w:id="126"/>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ICHARD JAMES HEWITT" w:date="2022-05-25T12:48:00Z" w:initials="RJH">
    <w:p w14:paraId="7AB35752" w14:textId="77777777" w:rsidR="006F68E0" w:rsidRDefault="00FB5F72" w:rsidP="00DC74AD">
      <w:pPr>
        <w:pStyle w:val="Textocomentario"/>
      </w:pPr>
      <w:r>
        <w:rPr>
          <w:rStyle w:val="Refdecomentario"/>
        </w:rPr>
        <w:annotationRef/>
      </w:r>
      <w:r w:rsidR="006F68E0">
        <w:t xml:space="preserve">Suggest not "confirming". </w:t>
      </w:r>
    </w:p>
  </w:comment>
  <w:comment w:id="3" w:author="RICHARD JAMES HEWITT" w:date="2022-05-25T12:48:00Z" w:initials="RJH">
    <w:p w14:paraId="53C90CE2" w14:textId="4D29D5B5" w:rsidR="00724AA3" w:rsidRDefault="00FB5F72" w:rsidP="00F936C4">
      <w:pPr>
        <w:pStyle w:val="Textocomentario"/>
      </w:pPr>
      <w:r>
        <w:rPr>
          <w:rStyle w:val="Refdecomentario"/>
        </w:rPr>
        <w:annotationRef/>
      </w:r>
      <w:r w:rsidR="00724AA3">
        <w:t>Good!</w:t>
      </w:r>
    </w:p>
  </w:comment>
  <w:comment w:id="4" w:author="RICHARD JAMES HEWITT" w:date="2022-05-25T12:38:00Z" w:initials="RJH">
    <w:p w14:paraId="33D733C4" w14:textId="63001570" w:rsidR="00724AA3" w:rsidRDefault="00722E08" w:rsidP="00CE463D">
      <w:pPr>
        <w:pStyle w:val="Textocomentario"/>
      </w:pPr>
      <w:r>
        <w:rPr>
          <w:rStyle w:val="Refdecomentario"/>
        </w:rPr>
        <w:annotationRef/>
      </w:r>
      <w:r w:rsidR="00724AA3">
        <w:t>In the normal case, the reviewer asks for clarification not for her/himself, but for the clarification to be inserted in the paper. What I mean is, its better not to answer the reviewer directly with new information, but insert the information in the paper. Of course, a small amount of explantion is fine, but mainly it's better to point the reviewer to new text or modified text where this is now better explained...Suggest to revise these paragraphs and make it clearer how we answer the reviewer by making changes in the text</w:t>
      </w:r>
    </w:p>
  </w:comment>
  <w:comment w:id="5" w:author="RICHARD JAMES HEWITT" w:date="2022-05-25T13:35:00Z" w:initials="RJH">
    <w:p w14:paraId="513E560C" w14:textId="77777777" w:rsidR="006F68E0" w:rsidRDefault="00D217F5" w:rsidP="0091234C">
      <w:pPr>
        <w:pStyle w:val="Textocomentario"/>
      </w:pPr>
      <w:r>
        <w:rPr>
          <w:rStyle w:val="Refdecomentario"/>
        </w:rPr>
        <w:annotationRef/>
      </w:r>
      <w:r w:rsidR="006F68E0">
        <w:t>Landscape shape index is a quantitative measure of land use pattern, yet below you say that there are "few tools currently exist to compare ... patterns". Can you not use the shape index to compare the patterns?, or alternatively, clumpiness or fractal dimension, see my comments below...</w:t>
      </w:r>
    </w:p>
  </w:comment>
  <w:comment w:id="6" w:author="RICHARD JAMES HEWITT" w:date="2022-05-25T12:43:00Z" w:initials="RJH">
    <w:p w14:paraId="33DC1567" w14:textId="5F77E5C5" w:rsidR="00BE30C8" w:rsidRDefault="00BE30C8">
      <w:pPr>
        <w:pStyle w:val="Textocomentario"/>
      </w:pPr>
      <w:r>
        <w:rPr>
          <w:rStyle w:val="Refdecomentario"/>
        </w:rPr>
        <w:annotationRef/>
      </w:r>
      <w:r>
        <w:t>See my comments above - reduce the text here to one or two lines and point the reviewer to changes in the paper where you answer these questions. E.g. "In order to make this clearer, we insert the followign new text at line xx"</w:t>
      </w:r>
    </w:p>
    <w:p w14:paraId="1D2DDE32" w14:textId="77777777" w:rsidR="00BE30C8" w:rsidRDefault="00BE30C8">
      <w:pPr>
        <w:pStyle w:val="Textocomentario"/>
      </w:pPr>
    </w:p>
    <w:p w14:paraId="03B1EC79" w14:textId="77777777" w:rsidR="00BE30C8" w:rsidRDefault="00BE30C8">
      <w:pPr>
        <w:pStyle w:val="Textocomentario"/>
      </w:pPr>
      <w:r>
        <w:t>&lt;new text copied in to relevant place in teh repsonse letter in a different colour&gt;</w:t>
      </w:r>
    </w:p>
    <w:p w14:paraId="5BC99C4C" w14:textId="77777777" w:rsidR="00BE30C8" w:rsidRDefault="00BE30C8">
      <w:pPr>
        <w:pStyle w:val="Textocomentario"/>
      </w:pPr>
    </w:p>
    <w:p w14:paraId="607DEE3E" w14:textId="77777777" w:rsidR="00BE30C8" w:rsidRDefault="00BE30C8">
      <w:pPr>
        <w:pStyle w:val="Textocomentario"/>
      </w:pPr>
      <w:r>
        <w:t xml:space="preserve">Further, to explain better how xyz was configured we modified the sentence on line 154x to read </w:t>
      </w:r>
    </w:p>
    <w:p w14:paraId="5A29AA2C" w14:textId="77777777" w:rsidR="00BE30C8" w:rsidRDefault="00BE30C8">
      <w:pPr>
        <w:pStyle w:val="Textocomentario"/>
      </w:pPr>
    </w:p>
    <w:p w14:paraId="0B72382C" w14:textId="77777777" w:rsidR="00BE30C8" w:rsidRDefault="00BE30C8">
      <w:pPr>
        <w:pStyle w:val="Textocomentario"/>
      </w:pPr>
      <w:r>
        <w:t>&lt;insert modified sentence&gt;</w:t>
      </w:r>
    </w:p>
    <w:p w14:paraId="37E1AFD3" w14:textId="77777777" w:rsidR="00BE30C8" w:rsidRDefault="00BE30C8">
      <w:pPr>
        <w:pStyle w:val="Textocomentario"/>
      </w:pPr>
    </w:p>
    <w:p w14:paraId="68230233" w14:textId="77777777" w:rsidR="00BE30C8" w:rsidRDefault="00BE30C8">
      <w:pPr>
        <w:pStyle w:val="Textocomentario"/>
      </w:pPr>
      <w:r>
        <w:t>With regard to x, we previously discussed this in lines 433-455 but we see that this was not entirely clear. Accordingly we have changed this text to improve clarity, it now reads as follows</w:t>
      </w:r>
    </w:p>
    <w:p w14:paraId="2218427C" w14:textId="77777777" w:rsidR="00BE30C8" w:rsidRDefault="00BE30C8">
      <w:pPr>
        <w:pStyle w:val="Textocomentario"/>
      </w:pPr>
    </w:p>
    <w:p w14:paraId="17BB4E5D" w14:textId="77777777" w:rsidR="00BE30C8" w:rsidRDefault="00BE30C8">
      <w:pPr>
        <w:pStyle w:val="Textocomentario"/>
      </w:pPr>
      <w:r>
        <w:t xml:space="preserve">&lt;insert paragraph that has been modified to clairyf according to reviewer's request&gt; </w:t>
      </w:r>
    </w:p>
    <w:p w14:paraId="07BA0BEC" w14:textId="77777777" w:rsidR="00BE30C8" w:rsidRDefault="00BE30C8">
      <w:pPr>
        <w:pStyle w:val="Textocomentario"/>
      </w:pPr>
    </w:p>
    <w:p w14:paraId="076810D0" w14:textId="77777777" w:rsidR="00BE30C8" w:rsidRDefault="00BE30C8" w:rsidP="00C279B5">
      <w:pPr>
        <w:pStyle w:val="Textocomentario"/>
      </w:pPr>
      <w:r>
        <w:t>Etc etc...until all comments have been addressed</w:t>
      </w:r>
    </w:p>
  </w:comment>
  <w:comment w:id="7" w:author="Brett Bryan" w:date="2022-05-02T01:23:00Z" w:initials="BB">
    <w:p w14:paraId="3CEC4780" w14:textId="3E59B841" w:rsidR="003545F5" w:rsidRDefault="003545F5" w:rsidP="00A94348">
      <w:pPr>
        <w:pStyle w:val="Textocomentario"/>
      </w:pPr>
      <w:r>
        <w:rPr>
          <w:rStyle w:val="Refdecomentario"/>
        </w:rPr>
        <w:annotationRef/>
      </w:r>
      <w:r>
        <w:rPr>
          <w:lang w:val="en-AU"/>
        </w:rPr>
        <w:t>Update with new text from MS</w:t>
      </w:r>
    </w:p>
  </w:comment>
  <w:comment w:id="10" w:author="RICHARD JAMES HEWITT" w:date="2022-05-25T12:58:00Z" w:initials="RJH">
    <w:p w14:paraId="48CD6F4A" w14:textId="77777777" w:rsidR="00724AA3" w:rsidRDefault="00B001D3">
      <w:pPr>
        <w:pStyle w:val="Textocomentario"/>
      </w:pPr>
      <w:r>
        <w:rPr>
          <w:rStyle w:val="Refdecomentario"/>
        </w:rPr>
        <w:annotationRef/>
      </w:r>
      <w:r w:rsidR="00724AA3">
        <w:t>This is not true -  unless I am somehow misunderstanding this sentence.  There is an enormous number of tools that aim to quantitatively compare land use patterns. Some examples:</w:t>
      </w:r>
    </w:p>
    <w:p w14:paraId="0C3342AD" w14:textId="77777777" w:rsidR="00724AA3" w:rsidRDefault="00724AA3">
      <w:pPr>
        <w:pStyle w:val="Textocomentario"/>
      </w:pPr>
    </w:p>
    <w:p w14:paraId="2591A3B1" w14:textId="77777777" w:rsidR="00724AA3" w:rsidRDefault="00724AA3">
      <w:pPr>
        <w:pStyle w:val="Textocomentario"/>
      </w:pPr>
      <w:r>
        <w:rPr>
          <w:b/>
          <w:bCs/>
        </w:rPr>
        <w:t>Theory of measuring and comparing land use patterns</w:t>
      </w:r>
    </w:p>
    <w:p w14:paraId="5F4183A8" w14:textId="77777777" w:rsidR="00724AA3" w:rsidRDefault="00724AA3">
      <w:pPr>
        <w:pStyle w:val="Textocomentario"/>
      </w:pPr>
    </w:p>
    <w:p w14:paraId="6F64B35F" w14:textId="77777777" w:rsidR="00724AA3" w:rsidRDefault="00724AA3">
      <w:pPr>
        <w:pStyle w:val="Textocomentario"/>
      </w:pPr>
      <w:r>
        <w:t xml:space="preserve">Herzog, F., &amp; Lausch, A. (2001). Supplementing land-use statistics with landscape metrics: some methodological considerations. </w:t>
      </w:r>
      <w:r>
        <w:rPr>
          <w:i/>
          <w:iCs/>
        </w:rPr>
        <w:t xml:space="preserve">Environmental monitoring and assessment, 72(1), 37-50. </w:t>
      </w:r>
    </w:p>
    <w:p w14:paraId="05424092" w14:textId="77777777" w:rsidR="00724AA3" w:rsidRDefault="00724AA3">
      <w:pPr>
        <w:pStyle w:val="Textocomentario"/>
      </w:pPr>
    </w:p>
    <w:p w14:paraId="59B3DAA8" w14:textId="77777777" w:rsidR="00724AA3" w:rsidRDefault="00724AA3">
      <w:pPr>
        <w:pStyle w:val="Textocomentario"/>
      </w:pPr>
      <w:r>
        <w:t xml:space="preserve">White, R. (2006). Pattern based map comparisons. </w:t>
      </w:r>
      <w:r>
        <w:rPr>
          <w:i/>
          <w:iCs/>
        </w:rPr>
        <w:t xml:space="preserve">Journal of geographical systems, 8(2), 145-164. </w:t>
      </w:r>
    </w:p>
    <w:p w14:paraId="63D85305" w14:textId="77777777" w:rsidR="00724AA3" w:rsidRDefault="00724AA3">
      <w:pPr>
        <w:pStyle w:val="Textocomentario"/>
      </w:pPr>
    </w:p>
    <w:p w14:paraId="7CF5C78C" w14:textId="77777777" w:rsidR="00724AA3" w:rsidRDefault="00724AA3">
      <w:pPr>
        <w:pStyle w:val="Textocomentario"/>
      </w:pPr>
      <w:r>
        <w:t xml:space="preserve">Mitchell Hess, P., Vernez Moudon, A., &amp; Logsdon, M. G. (2001). Measuring land use patterns for transportation research. </w:t>
      </w:r>
      <w:r>
        <w:rPr>
          <w:i/>
          <w:iCs/>
        </w:rPr>
        <w:t xml:space="preserve">Transportation research record, 1780(1), 17-24 </w:t>
      </w:r>
    </w:p>
    <w:p w14:paraId="7BF532CD" w14:textId="77777777" w:rsidR="00724AA3" w:rsidRDefault="00724AA3">
      <w:pPr>
        <w:pStyle w:val="Textocomentario"/>
      </w:pPr>
    </w:p>
    <w:p w14:paraId="08AAE6E0" w14:textId="77777777" w:rsidR="00724AA3" w:rsidRDefault="00724AA3">
      <w:pPr>
        <w:pStyle w:val="Textocomentario"/>
      </w:pPr>
      <w:r>
        <w:rPr>
          <w:b/>
          <w:bCs/>
        </w:rPr>
        <w:t>Relevant case studies that measure land use patterns</w:t>
      </w:r>
    </w:p>
    <w:p w14:paraId="1F67D15B" w14:textId="77777777" w:rsidR="00724AA3" w:rsidRDefault="00724AA3">
      <w:pPr>
        <w:pStyle w:val="Textocomentario"/>
      </w:pPr>
    </w:p>
    <w:p w14:paraId="6CD74974" w14:textId="77777777" w:rsidR="00724AA3" w:rsidRDefault="00724AA3">
      <w:pPr>
        <w:pStyle w:val="Textocomentario"/>
      </w:pPr>
      <w:r>
        <w:t xml:space="preserve">Dadashpoor, H., Azizi, P., &amp; Moghadasi, M. (2019). Land use change, urbanization, and change in landscape pattern in a metropolitan area. </w:t>
      </w:r>
      <w:r>
        <w:rPr>
          <w:i/>
          <w:iCs/>
        </w:rPr>
        <w:t xml:space="preserve">Science of the Total Environment, 655, 707-719. </w:t>
      </w:r>
    </w:p>
    <w:p w14:paraId="1A29C63A" w14:textId="77777777" w:rsidR="00724AA3" w:rsidRDefault="00724AA3">
      <w:pPr>
        <w:pStyle w:val="Textocomentario"/>
      </w:pPr>
    </w:p>
    <w:p w14:paraId="4FA665E0" w14:textId="77777777" w:rsidR="00724AA3" w:rsidRDefault="00724AA3">
      <w:pPr>
        <w:pStyle w:val="Textocomentario"/>
      </w:pPr>
      <w:r>
        <w:t xml:space="preserve">Roodposhti, M. S., Hewitt, R. J., &amp; Bryan, B. A. (2020). Towards automatic calibration of neighbourhood influence in cellular automata land-use models. </w:t>
      </w:r>
      <w:r>
        <w:rPr>
          <w:i/>
          <w:iCs/>
        </w:rPr>
        <w:t xml:space="preserve">Computers, Environment and Urban Systems, 79, 101416. </w:t>
      </w:r>
    </w:p>
    <w:p w14:paraId="3D9F352A" w14:textId="77777777" w:rsidR="00724AA3" w:rsidRDefault="00724AA3">
      <w:pPr>
        <w:pStyle w:val="Textocomentario"/>
      </w:pPr>
    </w:p>
    <w:p w14:paraId="1FC77097" w14:textId="77777777" w:rsidR="00724AA3" w:rsidRDefault="00724AA3">
      <w:pPr>
        <w:pStyle w:val="Textocomentario"/>
      </w:pPr>
      <w:r>
        <w:t>Momeni, E., &amp; Antipova, A. (2020). Pattern</w:t>
      </w:r>
      <w:r>
        <w:rPr>
          <w:rFonts w:hint="eastAsia"/>
        </w:rPr>
        <w:t>‐</w:t>
      </w:r>
      <w:r>
        <w:t xml:space="preserve">based calibration of cellular automata by genetic algorithm and Shannon relative entropy. </w:t>
      </w:r>
      <w:r>
        <w:rPr>
          <w:i/>
          <w:iCs/>
        </w:rPr>
        <w:t xml:space="preserve">Transactions in GIS, 24(6), 1447-1463. </w:t>
      </w:r>
    </w:p>
    <w:p w14:paraId="41370CA6" w14:textId="77777777" w:rsidR="00724AA3" w:rsidRDefault="00724AA3">
      <w:pPr>
        <w:pStyle w:val="Textocomentario"/>
      </w:pPr>
    </w:p>
    <w:p w14:paraId="77ED1431" w14:textId="77777777" w:rsidR="00724AA3" w:rsidRDefault="00724AA3">
      <w:pPr>
        <w:pStyle w:val="Textocomentario"/>
      </w:pPr>
      <w:r>
        <w:t xml:space="preserve">Verstegen, J. A., &amp; Goch, K. (2022). Pattern-oriented calibration and validation of urban growth models: Case studies of Dublin, Milan and Warsaw. </w:t>
      </w:r>
      <w:r>
        <w:rPr>
          <w:i/>
          <w:iCs/>
        </w:rPr>
        <w:t xml:space="preserve">Land Use Policy, 112, 105831. </w:t>
      </w:r>
    </w:p>
    <w:p w14:paraId="5D2C9E79" w14:textId="77777777" w:rsidR="00724AA3" w:rsidRDefault="00724AA3">
      <w:pPr>
        <w:pStyle w:val="Textocomentario"/>
      </w:pPr>
    </w:p>
    <w:p w14:paraId="13C87FC5" w14:textId="77777777" w:rsidR="00724AA3" w:rsidRDefault="00724AA3">
      <w:pPr>
        <w:pStyle w:val="Textocomentario"/>
      </w:pPr>
      <w:r>
        <w:rPr>
          <w:b/>
          <w:bCs/>
        </w:rPr>
        <w:t>Specific toolkits and approaches for measuring land use patterns</w:t>
      </w:r>
    </w:p>
    <w:p w14:paraId="0DDA6D0E" w14:textId="77777777" w:rsidR="00724AA3" w:rsidRDefault="00724AA3">
      <w:pPr>
        <w:pStyle w:val="Textocomentario"/>
      </w:pPr>
    </w:p>
    <w:p w14:paraId="0F966650" w14:textId="77777777" w:rsidR="00724AA3" w:rsidRDefault="00724AA3">
      <w:pPr>
        <w:pStyle w:val="Textocomentario"/>
      </w:pPr>
      <w:r>
        <w:t>Hesselbarth, M. H., Sciaini, M., With, K. A., Wiegand, K., &amp; Nowosad, J. (2019). landscapemetrics: An open</w:t>
      </w:r>
      <w:r>
        <w:rPr>
          <w:rFonts w:hint="eastAsia"/>
        </w:rPr>
        <w:t>‐</w:t>
      </w:r>
      <w:r>
        <w:t xml:space="preserve">source R tool to calculate landscape metrics. </w:t>
      </w:r>
      <w:r>
        <w:rPr>
          <w:i/>
          <w:iCs/>
        </w:rPr>
        <w:t xml:space="preserve">Ecography, 42(10), 1648-1657. </w:t>
      </w:r>
    </w:p>
    <w:p w14:paraId="17DFD5B2" w14:textId="77777777" w:rsidR="00724AA3" w:rsidRDefault="00724AA3">
      <w:pPr>
        <w:pStyle w:val="Textocomentario"/>
      </w:pPr>
    </w:p>
    <w:p w14:paraId="0115BDD9" w14:textId="77777777" w:rsidR="00724AA3" w:rsidRDefault="00724AA3" w:rsidP="000C2348">
      <w:pPr>
        <w:pStyle w:val="Textocomentario"/>
      </w:pPr>
      <w:r>
        <w:t xml:space="preserve">Hagen-Zanker, A. (2016). A computational framework for generalized moving windows and its application to landscape pattern analysis. </w:t>
      </w:r>
      <w:r>
        <w:rPr>
          <w:i/>
          <w:iCs/>
        </w:rPr>
        <w:t xml:space="preserve">International journal of applied earth observation and geoinformation, 44, 205-216. </w:t>
      </w:r>
    </w:p>
  </w:comment>
  <w:comment w:id="8" w:author="RICHARD JAMES HEWITT" w:date="2022-05-25T12:53:00Z" w:initials="RJH">
    <w:p w14:paraId="3D08E60B" w14:textId="3A20D971" w:rsidR="005F44CB" w:rsidRDefault="00A529A8">
      <w:pPr>
        <w:pStyle w:val="Textocomentario"/>
      </w:pPr>
      <w:r>
        <w:rPr>
          <w:rStyle w:val="Refdecomentario"/>
        </w:rPr>
        <w:annotationRef/>
      </w:r>
      <w:r w:rsidR="005F44CB">
        <w:t xml:space="preserve">I find myself not quite agreeing with this part. Visual inspection is very important, especially early on in the calibration process. But there are objective measures that can help. I suggest you use pattern measures that are well-known and relaible e.g. Fractal Dimension or Clumpiness, to reassure the reviewer that your results are similar in structure and pattern to either reference maps, other studies, or differences between simulations and reference maps in other studies. You can find a good description of FD and CL in a paper that Brett and I co-authored, Roodposhti et al (2020). Then you can measure FD for your starting maps and for your final maps, if the difference is not great, you can conclude that the final maps are OK, and reassure the reviewer that you are not just eyeballing the maps and saying "good enough for me". </w:t>
      </w:r>
    </w:p>
    <w:p w14:paraId="196E07D8" w14:textId="77777777" w:rsidR="005F44CB" w:rsidRDefault="005F44CB">
      <w:pPr>
        <w:pStyle w:val="Textocomentario"/>
      </w:pPr>
      <w:r>
        <w:t>Also, you can compare with other refs that use FD, and cite the specific values if they are comparable to your own. Tables 4 and 5 in this paper (Roodposhti et al 2020) may help</w:t>
      </w:r>
    </w:p>
    <w:p w14:paraId="2D2FA6C3" w14:textId="77777777" w:rsidR="005F44CB" w:rsidRDefault="005F44CB">
      <w:pPr>
        <w:pStyle w:val="Textocomentario"/>
      </w:pPr>
      <w:r>
        <w:t>https://www.sciencedirect.com/science/article/pii/S0198971519300948</w:t>
      </w:r>
    </w:p>
    <w:p w14:paraId="181D50A6" w14:textId="77777777" w:rsidR="005F44CB" w:rsidRDefault="005F44CB">
      <w:pPr>
        <w:pStyle w:val="Textocomentario"/>
      </w:pPr>
      <w:r>
        <w:t>Also, Table 2 in this paper:</w:t>
      </w:r>
    </w:p>
    <w:p w14:paraId="37ABA08F" w14:textId="77777777" w:rsidR="005F44CB" w:rsidRDefault="005F44CB" w:rsidP="00E03826">
      <w:pPr>
        <w:pStyle w:val="Textocomentario"/>
      </w:pPr>
      <w:r>
        <w:t>https://www.sciencedirect.com/science/article/pii/S0198971516303271</w:t>
      </w:r>
    </w:p>
  </w:comment>
  <w:comment w:id="12" w:author="RICHARD JAMES HEWITT" w:date="2022-05-25T13:29:00Z" w:initials="RJH">
    <w:p w14:paraId="09F51F35" w14:textId="77777777" w:rsidR="00724AA3" w:rsidRDefault="005F44CB">
      <w:pPr>
        <w:pStyle w:val="Textocomentario"/>
      </w:pPr>
      <w:r>
        <w:rPr>
          <w:rStyle w:val="Refdecomentario"/>
        </w:rPr>
        <w:annotationRef/>
      </w:r>
      <w:r w:rsidR="00724AA3">
        <w:t>I don't think we need to apologise -  everybody makes mistakes. 😊</w:t>
      </w:r>
    </w:p>
    <w:p w14:paraId="1BBAF3A5" w14:textId="77777777" w:rsidR="00724AA3" w:rsidRDefault="00724AA3">
      <w:pPr>
        <w:pStyle w:val="Textocomentario"/>
      </w:pPr>
    </w:p>
    <w:p w14:paraId="6E21CE0A" w14:textId="77777777" w:rsidR="00724AA3" w:rsidRDefault="00724AA3" w:rsidP="00C67CDC">
      <w:pPr>
        <w:pStyle w:val="Textocomentario"/>
      </w:pPr>
      <w:r>
        <w:t>But suggest you show what the new sentence that replaces this is</w:t>
      </w:r>
    </w:p>
  </w:comment>
  <w:comment w:id="15" w:author="Brett Bryan" w:date="2022-05-02T01:26:00Z" w:initials="BB">
    <w:p w14:paraId="348C42EA" w14:textId="21EA5251" w:rsidR="00DE6CF9" w:rsidRDefault="00DE6CF9" w:rsidP="00DF63FF">
      <w:pPr>
        <w:pStyle w:val="Textocomentario"/>
      </w:pPr>
      <w:r>
        <w:rPr>
          <w:rStyle w:val="Refdecomentario"/>
        </w:rPr>
        <w:annotationRef/>
      </w:r>
      <w:r>
        <w:rPr>
          <w:lang w:val="en-AU"/>
        </w:rPr>
        <w:t>Don't make the reviewer work to see the change, copy it here.</w:t>
      </w:r>
    </w:p>
  </w:comment>
  <w:comment w:id="18" w:author="RICHARD JAMES HEWITT" w:date="2022-05-25T15:42:00Z" w:initials="RJH">
    <w:p w14:paraId="43AEC9B9" w14:textId="77777777" w:rsidR="00724AA3" w:rsidRDefault="00724AA3" w:rsidP="00242531">
      <w:pPr>
        <w:pStyle w:val="Textocomentario"/>
      </w:pPr>
      <w:r>
        <w:rPr>
          <w:rStyle w:val="Refdecomentario"/>
        </w:rPr>
        <w:annotationRef/>
      </w:r>
      <w:r>
        <w:t>See above</w:t>
      </w:r>
    </w:p>
  </w:comment>
  <w:comment w:id="39" w:author="RICHARD JAMES HEWITT" w:date="2022-05-25T15:48:00Z" w:initials="RJH">
    <w:p w14:paraId="0A0A96E6" w14:textId="77777777" w:rsidR="008A1153" w:rsidRDefault="008A1153" w:rsidP="001F3F86">
      <w:pPr>
        <w:pStyle w:val="Textocomentario"/>
      </w:pPr>
      <w:r>
        <w:rPr>
          <w:rStyle w:val="Refdecomentario"/>
        </w:rPr>
        <w:annotationRef/>
      </w:r>
      <w:r>
        <w:t>Good, clear response!</w:t>
      </w:r>
    </w:p>
  </w:comment>
  <w:comment w:id="41" w:author="Brett Bryan" w:date="2022-05-02T01:32:00Z" w:initials="BB">
    <w:p w14:paraId="007A0652" w14:textId="534BBDDC" w:rsidR="0003672E" w:rsidRDefault="0003672E" w:rsidP="0078693C">
      <w:pPr>
        <w:pStyle w:val="Textocomentario"/>
      </w:pPr>
      <w:r>
        <w:rPr>
          <w:rStyle w:val="Refdecomentario"/>
        </w:rPr>
        <w:annotationRef/>
      </w:r>
      <w:r>
        <w:rPr>
          <w:lang w:val="en-AU"/>
        </w:rPr>
        <w:t>Text has been changed in MS as I found this confusing as well.</w:t>
      </w:r>
    </w:p>
  </w:comment>
  <w:comment w:id="42" w:author="RICHARD JAMES HEWITT" w:date="2022-05-25T15:53:00Z" w:initials="RJH">
    <w:p w14:paraId="52C22190" w14:textId="77777777" w:rsidR="006F68E0" w:rsidRDefault="008A1153" w:rsidP="00C31353">
      <w:pPr>
        <w:pStyle w:val="Textocomentario"/>
      </w:pPr>
      <w:r>
        <w:rPr>
          <w:rStyle w:val="Refdecomentario"/>
        </w:rPr>
        <w:annotationRef/>
      </w:r>
      <w:r w:rsidR="006F68E0">
        <w:t xml:space="preserve">I suggest to keep just this paragraph and not include either the figure or the second paragraph below. I think that this paragraph alone is  enough to answer the reviewer. </w:t>
      </w:r>
    </w:p>
  </w:comment>
  <w:comment w:id="53" w:author="Brett Bryan" w:date="2022-05-02T01:38:00Z" w:initials="BB">
    <w:p w14:paraId="41DA5EDB" w14:textId="7C8E7411" w:rsidR="00E00D8E" w:rsidRDefault="00E00D8E" w:rsidP="005C0240">
      <w:pPr>
        <w:pStyle w:val="Textocomentario"/>
      </w:pPr>
      <w:r>
        <w:rPr>
          <w:rStyle w:val="Refdecomentario"/>
        </w:rPr>
        <w:annotationRef/>
      </w:r>
      <w:r>
        <w:rPr>
          <w:lang w:val="en-AU"/>
        </w:rPr>
        <w:t>The figure below and this text does not make sense to me. Needs to be rewritten and the explanation expanded and clarified.</w:t>
      </w:r>
    </w:p>
  </w:comment>
  <w:comment w:id="54" w:author="JINZHU WANG" w:date="2022-05-09T09:49:00Z" w:initials="JW">
    <w:p w14:paraId="7B4DD782" w14:textId="5E5EA0F2" w:rsidR="00EB2A55" w:rsidRDefault="00EB2A55">
      <w:pPr>
        <w:pStyle w:val="Textocomentario"/>
      </w:pPr>
      <w:r>
        <w:rPr>
          <w:rStyle w:val="Refdecomentario"/>
        </w:rPr>
        <w:annotationRef/>
      </w:r>
      <w:r>
        <w:t xml:space="preserve">I have difficulties to </w:t>
      </w:r>
      <w:r w:rsidR="005E43A4">
        <w:t xml:space="preserve">explain why “distances” area not so useful. The gist is </w:t>
      </w:r>
      <w:r w:rsidR="003155F6">
        <w:t xml:space="preserve">that </w:t>
      </w:r>
      <w:r w:rsidR="005E43A4">
        <w:t>distance-based drivers</w:t>
      </w:r>
      <w:r w:rsidR="003155F6">
        <w:t xml:space="preserve"> are </w:t>
      </w:r>
      <w:r w:rsidR="009C4CB3">
        <w:t xml:space="preserve">too </w:t>
      </w:r>
      <w:r w:rsidR="003F7EC3">
        <w:t>“monotonous” to</w:t>
      </w:r>
      <w:r w:rsidR="009C4CB3">
        <w:t xml:space="preserve"> </w:t>
      </w:r>
      <w:r w:rsidR="001A7795">
        <w:t>being</w:t>
      </w:r>
      <w:r w:rsidR="009C4CB3">
        <w:t xml:space="preserve"> used as proxies to </w:t>
      </w:r>
      <w:r w:rsidR="001A7795">
        <w:t>describe “diverse” urban land-use change.</w:t>
      </w:r>
    </w:p>
  </w:comment>
  <w:comment w:id="55" w:author="RICHARD JAMES HEWITT" w:date="2022-05-25T15:55:00Z" w:initials="RJH">
    <w:p w14:paraId="176AABAA" w14:textId="77777777" w:rsidR="00611227" w:rsidRDefault="00611227" w:rsidP="001F690A">
      <w:pPr>
        <w:pStyle w:val="Textocomentario"/>
      </w:pPr>
      <w:r>
        <w:rPr>
          <w:rStyle w:val="Refdecomentario"/>
        </w:rPr>
        <w:annotationRef/>
      </w:r>
      <w:r>
        <w:t xml:space="preserve">I don't think you need to explain why. The reviewer only asks about additional studies. The first paragraph you wrote already responds to this. </w:t>
      </w:r>
    </w:p>
  </w:comment>
  <w:comment w:id="57" w:author="RICHARD JAMES HEWITT" w:date="2022-05-25T15:53:00Z" w:initials="RJH">
    <w:p w14:paraId="245E47E5" w14:textId="72484F61" w:rsidR="008A1153" w:rsidRDefault="008A1153" w:rsidP="00A75E57">
      <w:pPr>
        <w:pStyle w:val="Textocomentario"/>
      </w:pPr>
      <w:r>
        <w:rPr>
          <w:rStyle w:val="Refdecomentario"/>
        </w:rPr>
        <w:annotationRef/>
      </w:r>
      <w:r>
        <w:t>Suggest to delete, see previous comment</w:t>
      </w:r>
    </w:p>
  </w:comment>
  <w:comment w:id="63" w:author="RICHARD JAMES HEWITT" w:date="2022-05-25T15:56:00Z" w:initials="RJH">
    <w:p w14:paraId="1E1CBC15" w14:textId="77777777" w:rsidR="006E0810" w:rsidRDefault="00611227" w:rsidP="00EB2A25">
      <w:pPr>
        <w:pStyle w:val="Textocomentario"/>
      </w:pPr>
      <w:r>
        <w:rPr>
          <w:rStyle w:val="Refdecomentario"/>
        </w:rPr>
        <w:annotationRef/>
      </w:r>
      <w:r w:rsidR="006E0810">
        <w:t xml:space="preserve">IMO, neither this figure, nor the additional supplementary document about distance, are necessary. </w:t>
      </w:r>
    </w:p>
  </w:comment>
  <w:comment w:id="66" w:author="RICHARD JAMES HEWITT" w:date="2022-05-25T15:57:00Z" w:initials="RJH">
    <w:p w14:paraId="292F9BF6" w14:textId="77777777" w:rsidR="006E0810" w:rsidRDefault="006E0810" w:rsidP="00E200D2">
      <w:pPr>
        <w:pStyle w:val="Textocomentario"/>
      </w:pPr>
      <w:r>
        <w:rPr>
          <w:rStyle w:val="Refdecomentario"/>
        </w:rPr>
        <w:annotationRef/>
      </w:r>
      <w:r>
        <w:t>I tend to think that either the figure is necessary or it isn't. If it isn't necessary, no need to put it in supplementary material 😊</w:t>
      </w:r>
    </w:p>
  </w:comment>
  <w:comment w:id="65" w:author="Brett Bryan" w:date="2022-05-02T01:42:00Z" w:initials="BB">
    <w:p w14:paraId="4DCC0A5C" w14:textId="227EE23E" w:rsidR="001E6F88" w:rsidRDefault="001E6F88" w:rsidP="00FB340B">
      <w:pPr>
        <w:pStyle w:val="Textocomentario"/>
      </w:pPr>
      <w:r>
        <w:rPr>
          <w:rStyle w:val="Refdecomentario"/>
        </w:rPr>
        <w:annotationRef/>
      </w:r>
      <w:r>
        <w:rPr>
          <w:lang w:val="en-AU"/>
        </w:rPr>
        <w:t>Now that you have Supplementary Information why not add the figure to that?</w:t>
      </w:r>
    </w:p>
  </w:comment>
  <w:comment w:id="67" w:author="Brett Bryan" w:date="2022-05-02T01:48:00Z" w:initials="BB">
    <w:p w14:paraId="1A2B8469" w14:textId="77777777" w:rsidR="00544C70" w:rsidRDefault="00544C70" w:rsidP="00952CAC">
      <w:pPr>
        <w:pStyle w:val="Textocomentario"/>
      </w:pPr>
      <w:r>
        <w:rPr>
          <w:rStyle w:val="Refdecomentario"/>
        </w:rPr>
        <w:annotationRef/>
      </w:r>
      <w:r>
        <w:rPr>
          <w:lang w:val="en-AU"/>
        </w:rPr>
        <w:t>Perhaps it would be clearer to add the urban area of the latest year used to train the model? The area of red is much greater in the SD stretch figure. Perhaps it is more honest to present raw values?</w:t>
      </w:r>
    </w:p>
  </w:comment>
  <w:comment w:id="68" w:author="JINZHU WANG" w:date="2022-05-09T06:51:00Z" w:initials="JW">
    <w:p w14:paraId="1BA35B2C" w14:textId="7A6896E5" w:rsidR="00501DCD" w:rsidRDefault="00501DCD">
      <w:pPr>
        <w:pStyle w:val="Textocomentario"/>
      </w:pPr>
      <w:r>
        <w:rPr>
          <w:rStyle w:val="Refdecomentario"/>
        </w:rPr>
        <w:annotationRef/>
      </w:r>
      <w:r w:rsidR="00BA6708">
        <w:t>I prefer to use raw values rather than</w:t>
      </w:r>
      <w:r w:rsidR="002A5BAC">
        <w:t xml:space="preserve"> overlying</w:t>
      </w:r>
      <w:r w:rsidR="00BA6708">
        <w:t xml:space="preserve"> the </w:t>
      </w:r>
      <w:r w:rsidR="002A5BAC">
        <w:t>initial urban</w:t>
      </w:r>
      <w:r w:rsidR="00BA6708">
        <w:t xml:space="preserve"> map</w:t>
      </w:r>
      <w:r>
        <w:t>. I had changed the figure</w:t>
      </w:r>
      <w:r w:rsidR="00BA6708">
        <w:t xml:space="preserve"> with raw values </w:t>
      </w:r>
      <w:r>
        <w:t>in the manuscript.</w:t>
      </w:r>
    </w:p>
  </w:comment>
  <w:comment w:id="69" w:author="RICHARD JAMES HEWITT" w:date="2022-05-25T16:00:00Z" w:initials="RJH">
    <w:p w14:paraId="468F7BA1" w14:textId="77777777" w:rsidR="00B0151E" w:rsidRDefault="00B0151E" w:rsidP="005A0712">
      <w:pPr>
        <w:pStyle w:val="Textocomentario"/>
      </w:pPr>
      <w:r>
        <w:rPr>
          <w:rStyle w:val="Refdecomentario"/>
        </w:rPr>
        <w:annotationRef/>
      </w:r>
      <w:r>
        <w:t xml:space="preserve">These inset figures are really nice, IMO they are better than the large maps. But I also totally agree that the large maps are needed to show context. </w:t>
      </w:r>
    </w:p>
  </w:comment>
  <w:comment w:id="70" w:author="Brett Bryan" w:date="2022-05-02T01:51:00Z" w:initials="BB">
    <w:p w14:paraId="45E89057" w14:textId="09869AF2" w:rsidR="00926296" w:rsidRDefault="00926296" w:rsidP="007408D3">
      <w:pPr>
        <w:pStyle w:val="Textocomentario"/>
      </w:pPr>
      <w:r>
        <w:rPr>
          <w:rStyle w:val="Refdecomentario"/>
        </w:rPr>
        <w:annotationRef/>
      </w:r>
      <w:r>
        <w:rPr>
          <w:lang w:val="en-AU"/>
        </w:rPr>
        <w:t>The yellow is hard to see in the MS figs. Could you make hit green, miss red, and false alarm blue?</w:t>
      </w:r>
    </w:p>
  </w:comment>
  <w:comment w:id="71" w:author="JINZHU WANG" w:date="2022-05-09T10:13:00Z" w:initials="JW">
    <w:p w14:paraId="191D5160" w14:textId="78084700" w:rsidR="00AE479D" w:rsidRDefault="00AE479D">
      <w:pPr>
        <w:pStyle w:val="Textocomentario"/>
      </w:pPr>
      <w:r>
        <w:rPr>
          <w:rStyle w:val="Refdecomentario"/>
        </w:rPr>
        <w:annotationRef/>
      </w:r>
      <w:r>
        <w:t>Done!</w:t>
      </w:r>
    </w:p>
  </w:comment>
  <w:comment w:id="72" w:author="Brett Bryan" w:date="2022-05-02T02:00:00Z" w:initials="BB">
    <w:p w14:paraId="269038B4" w14:textId="77777777" w:rsidR="003448F3" w:rsidRDefault="003448F3">
      <w:pPr>
        <w:pStyle w:val="Textocomentario"/>
      </w:pPr>
      <w:r>
        <w:rPr>
          <w:rStyle w:val="Refdecomentario"/>
        </w:rPr>
        <w:annotationRef/>
      </w:r>
      <w:r>
        <w:rPr>
          <w:lang w:val="en-AU"/>
        </w:rPr>
        <w:t xml:space="preserve">Refer the reviewer to the sections of the Discussion where this is expanded upon. </w:t>
      </w:r>
    </w:p>
    <w:p w14:paraId="05DC2623" w14:textId="77777777" w:rsidR="003448F3" w:rsidRDefault="003448F3">
      <w:pPr>
        <w:pStyle w:val="Textocomentario"/>
      </w:pPr>
    </w:p>
    <w:p w14:paraId="69AFD0E6" w14:textId="77777777" w:rsidR="003448F3" w:rsidRDefault="003448F3" w:rsidP="00597835">
      <w:pPr>
        <w:pStyle w:val="Textocomentario"/>
      </w:pPr>
      <w:r>
        <w:rPr>
          <w:lang w:val="en-AU"/>
        </w:rPr>
        <w:t>Note that it is rarely sufficient to reply to a review but make no changes to the manuscript. A change almost always should be made to demonstrate that you value their opinion and effort.</w:t>
      </w:r>
    </w:p>
  </w:comment>
  <w:comment w:id="73" w:author="JINZHU WANG" w:date="2022-05-09T10:13:00Z" w:initials="JW">
    <w:p w14:paraId="16BF4F51" w14:textId="77777777" w:rsidR="000F47DF" w:rsidRDefault="000F47DF">
      <w:pPr>
        <w:pStyle w:val="Textocomentario"/>
      </w:pPr>
      <w:r>
        <w:rPr>
          <w:rStyle w:val="Refdecomentario"/>
        </w:rPr>
        <w:annotationRef/>
      </w:r>
      <w:r>
        <w:t xml:space="preserve">I know there should be </w:t>
      </w:r>
      <w:r w:rsidR="0083620B">
        <w:t>something changed in the manuscript to corresponding review’s suggestion. But in this case, the reviewer is not questioning about “</w:t>
      </w:r>
      <w:r w:rsidR="00A02B6D">
        <w:t>the importance of 2030 urban land-use projection.</w:t>
      </w:r>
      <w:r w:rsidR="0083620B">
        <w:t>”</w:t>
      </w:r>
      <w:r w:rsidR="00A02B6D">
        <w:t xml:space="preserve"> So, I</w:t>
      </w:r>
      <w:r w:rsidR="00971D5E">
        <w:t xml:space="preserve"> think the initial discussion on “importance of 2030 urban land-use” could be stay unchanged.</w:t>
      </w:r>
    </w:p>
    <w:p w14:paraId="3166A7B7" w14:textId="77777777" w:rsidR="00971D5E" w:rsidRDefault="00971D5E">
      <w:pPr>
        <w:pStyle w:val="Textocomentario"/>
      </w:pPr>
    </w:p>
    <w:p w14:paraId="53C51E65" w14:textId="4452A3E7" w:rsidR="00971D5E" w:rsidRDefault="00971D5E">
      <w:pPr>
        <w:pStyle w:val="Textocomentario"/>
      </w:pPr>
    </w:p>
  </w:comment>
  <w:comment w:id="74" w:author="RICHARD JAMES HEWITT" w:date="2022-05-25T16:04:00Z" w:initials="RJH">
    <w:p w14:paraId="7892E522" w14:textId="77777777" w:rsidR="00B0151E" w:rsidRDefault="00B0151E">
      <w:pPr>
        <w:pStyle w:val="Textocomentario"/>
      </w:pPr>
      <w:r>
        <w:rPr>
          <w:rStyle w:val="Refdecomentario"/>
        </w:rPr>
        <w:annotationRef/>
      </w:r>
      <w:r>
        <w:t xml:space="preserve">I don't think you need this text at all. Just say to the reviewer "Thanks for the suggestion, we inserted a sentence to clarify this at line xxx". </w:t>
      </w:r>
    </w:p>
    <w:p w14:paraId="366D37CC" w14:textId="77777777" w:rsidR="00B0151E" w:rsidRDefault="00B0151E">
      <w:pPr>
        <w:pStyle w:val="Textocomentario"/>
      </w:pPr>
    </w:p>
    <w:p w14:paraId="17025D10" w14:textId="77777777" w:rsidR="00B0151E" w:rsidRDefault="00B0151E">
      <w:pPr>
        <w:pStyle w:val="Textocomentario"/>
      </w:pPr>
      <w:r>
        <w:t>Then in line xxx (somehwere at the end of the methods) you just add a sentence that says "We then projected urban land use in the study area to 2020 to demonstrate the use of the trained U-Net"</w:t>
      </w:r>
    </w:p>
    <w:p w14:paraId="50B8DB05" w14:textId="77777777" w:rsidR="00B0151E" w:rsidRDefault="00B0151E">
      <w:pPr>
        <w:pStyle w:val="Textocomentario"/>
      </w:pPr>
    </w:p>
    <w:p w14:paraId="5EB72F19" w14:textId="77777777" w:rsidR="00B0151E" w:rsidRDefault="00B0151E" w:rsidP="0017752A">
      <w:pPr>
        <w:pStyle w:val="Textocomentario"/>
      </w:pPr>
      <w:r>
        <w:t xml:space="preserve">Job done 😊 </w:t>
      </w:r>
    </w:p>
  </w:comment>
  <w:comment w:id="78" w:author="RICHARD JAMES HEWITT" w:date="2022-05-27T09:44:00Z" w:initials="RJH">
    <w:p w14:paraId="092D68B8" w14:textId="77777777" w:rsidR="0092056D" w:rsidRDefault="00BF1512" w:rsidP="009051B2">
      <w:pPr>
        <w:pStyle w:val="Textocomentario"/>
      </w:pPr>
      <w:r>
        <w:rPr>
          <w:rStyle w:val="Refdecomentario"/>
        </w:rPr>
        <w:annotationRef/>
      </w:r>
      <w:r w:rsidR="0092056D">
        <w:t>This reviewer's comment is perhaps not exactly what it seems. It is a "devil's advocate" type comment. The reviewer wants us to explain (in the text, not here) how the U-Net approach can help understand the mechanism of urban evolution. But this was not our aim, as I explain, with reference to passages in the text</w:t>
      </w:r>
    </w:p>
  </w:comment>
  <w:comment w:id="106" w:author="Brett Bryan" w:date="2022-05-02T05:17:00Z" w:initials="BB">
    <w:p w14:paraId="5E125A91" w14:textId="2E170E2C" w:rsidR="007E7143" w:rsidRDefault="007E7143">
      <w:pPr>
        <w:pStyle w:val="Textocomentario"/>
      </w:pPr>
      <w:r>
        <w:rPr>
          <w:rStyle w:val="Refdecomentario"/>
        </w:rPr>
        <w:annotationRef/>
      </w:r>
      <w:r>
        <w:rPr>
          <w:lang w:val="en-AU"/>
        </w:rPr>
        <w:t>In the paper we say that U-Net actually does reveal three significant urban development processes inc neighbourhood etc.</w:t>
      </w:r>
    </w:p>
    <w:p w14:paraId="0129440C" w14:textId="77777777" w:rsidR="007E7143" w:rsidRDefault="007E7143">
      <w:pPr>
        <w:pStyle w:val="Textocomentario"/>
      </w:pPr>
    </w:p>
    <w:p w14:paraId="27242BE5" w14:textId="77777777" w:rsidR="007E7143" w:rsidRDefault="007E7143" w:rsidP="00495510">
      <w:pPr>
        <w:pStyle w:val="Textocomentario"/>
      </w:pPr>
      <w:r>
        <w:rPr>
          <w:lang w:val="en-AU"/>
        </w:rPr>
        <w:t>Add more detail about the changes made.</w:t>
      </w:r>
    </w:p>
  </w:comment>
  <w:comment w:id="105" w:author="RICHARD JAMES HEWITT" w:date="2022-05-27T10:37:00Z" w:initials="RJH">
    <w:p w14:paraId="53F747EA" w14:textId="77777777" w:rsidR="00894EB1" w:rsidRDefault="00894EB1" w:rsidP="00B42A1A">
      <w:pPr>
        <w:pStyle w:val="Textocomentario"/>
      </w:pPr>
      <w:r>
        <w:rPr>
          <w:rStyle w:val="Refdecomentario"/>
        </w:rPr>
        <w:annotationRef/>
      </w:r>
      <w:r>
        <w:t xml:space="preserve">I do not think this long justification is necessary. It even might be counterproductive as it could suggest insecurity.  </w:t>
      </w:r>
    </w:p>
  </w:comment>
  <w:comment w:id="107" w:author="RICHARD JAMES HEWITT" w:date="2022-05-27T10:40:00Z" w:initials="RJH">
    <w:p w14:paraId="215F0070" w14:textId="77777777" w:rsidR="00367576" w:rsidRDefault="00367576" w:rsidP="008C527B">
      <w:pPr>
        <w:pStyle w:val="Textocomentario"/>
      </w:pPr>
      <w:r>
        <w:rPr>
          <w:rStyle w:val="Refdecomentario"/>
        </w:rPr>
        <w:annotationRef/>
      </w:r>
      <w:r>
        <w:t xml:space="preserve">I think here you need to show how the modifications you have made to the text address this point, rather than repsond directly to the reviewer.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B35752" w15:done="0"/>
  <w15:commentEx w15:paraId="53C90CE2" w15:done="0"/>
  <w15:commentEx w15:paraId="33D733C4" w15:done="0"/>
  <w15:commentEx w15:paraId="513E560C" w15:done="0"/>
  <w15:commentEx w15:paraId="076810D0" w15:done="0"/>
  <w15:commentEx w15:paraId="3CEC4780" w15:done="1"/>
  <w15:commentEx w15:paraId="0115BDD9" w15:done="0"/>
  <w15:commentEx w15:paraId="37ABA08F" w15:done="0"/>
  <w15:commentEx w15:paraId="6E21CE0A" w15:done="0"/>
  <w15:commentEx w15:paraId="348C42EA" w15:done="1"/>
  <w15:commentEx w15:paraId="43AEC9B9" w15:done="0"/>
  <w15:commentEx w15:paraId="0A0A96E6" w15:done="0"/>
  <w15:commentEx w15:paraId="007A0652" w15:done="1"/>
  <w15:commentEx w15:paraId="52C22190" w15:done="0"/>
  <w15:commentEx w15:paraId="41DA5EDB" w15:done="0"/>
  <w15:commentEx w15:paraId="7B4DD782" w15:paraIdParent="41DA5EDB" w15:done="0"/>
  <w15:commentEx w15:paraId="176AABAA" w15:paraIdParent="41DA5EDB" w15:done="0"/>
  <w15:commentEx w15:paraId="245E47E5" w15:done="0"/>
  <w15:commentEx w15:paraId="1E1CBC15" w15:done="0"/>
  <w15:commentEx w15:paraId="292F9BF6" w15:done="0"/>
  <w15:commentEx w15:paraId="4DCC0A5C" w15:done="1"/>
  <w15:commentEx w15:paraId="1A2B8469" w15:done="0"/>
  <w15:commentEx w15:paraId="1BA35B2C" w15:paraIdParent="1A2B8469" w15:done="0"/>
  <w15:commentEx w15:paraId="468F7BA1" w15:done="0"/>
  <w15:commentEx w15:paraId="45E89057" w15:done="1"/>
  <w15:commentEx w15:paraId="191D5160" w15:paraIdParent="45E89057" w15:done="1"/>
  <w15:commentEx w15:paraId="69AFD0E6" w15:done="0"/>
  <w15:commentEx w15:paraId="53C51E65" w15:paraIdParent="69AFD0E6" w15:done="0"/>
  <w15:commentEx w15:paraId="5EB72F19" w15:paraIdParent="69AFD0E6" w15:done="0"/>
  <w15:commentEx w15:paraId="092D68B8" w15:done="0"/>
  <w15:commentEx w15:paraId="27242BE5" w15:done="1"/>
  <w15:commentEx w15:paraId="53F747EA" w15:done="0"/>
  <w15:commentEx w15:paraId="215F00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A410" w16cex:dateUtc="2022-05-25T10:48:00Z"/>
  <w16cex:commentExtensible w16cex:durableId="2638A42F" w16cex:dateUtc="2022-05-25T10:48:00Z"/>
  <w16cex:commentExtensible w16cex:durableId="2638A1C9" w16cex:dateUtc="2022-05-25T10:38:00Z"/>
  <w16cex:commentExtensible w16cex:durableId="2638AF0F" w16cex:dateUtc="2022-05-25T11:35:00Z"/>
  <w16cex:commentExtensible w16cex:durableId="2638A2E7" w16cex:dateUtc="2022-05-25T10:43:00Z"/>
  <w16cex:commentExtensible w16cex:durableId="261A2178" w16cex:dateUtc="2022-05-01T23:23:00Z"/>
  <w16cex:commentExtensible w16cex:durableId="2638A660" w16cex:dateUtc="2022-05-25T10:58:00Z"/>
  <w16cex:commentExtensible w16cex:durableId="2638A53B" w16cex:dateUtc="2022-05-25T10:53:00Z"/>
  <w16cex:commentExtensible w16cex:durableId="2638ADA4" w16cex:dateUtc="2022-05-25T11:29:00Z"/>
  <w16cex:commentExtensible w16cex:durableId="261A2242" w16cex:dateUtc="2022-05-01T23:26:00Z"/>
  <w16cex:commentExtensible w16cex:durableId="2638CCCA" w16cex:dateUtc="2022-05-25T13:42:00Z"/>
  <w16cex:commentExtensible w16cex:durableId="2638CE5F" w16cex:dateUtc="2022-05-25T13:48:00Z"/>
  <w16cex:commentExtensible w16cex:durableId="261A239B" w16cex:dateUtc="2022-05-01T23:32:00Z"/>
  <w16cex:commentExtensible w16cex:durableId="2638CF79" w16cex:dateUtc="2022-05-25T13:53:00Z"/>
  <w16cex:commentExtensible w16cex:durableId="261A250D" w16cex:dateUtc="2022-05-01T23:38:00Z"/>
  <w16cex:commentExtensible w16cex:durableId="2623B694" w16cex:dateUtc="2022-05-09T07:49:00Z"/>
  <w16cex:commentExtensible w16cex:durableId="2638CFEA" w16cex:dateUtc="2022-05-25T13:55:00Z"/>
  <w16cex:commentExtensible w16cex:durableId="2638CF92" w16cex:dateUtc="2022-05-25T13:53:00Z"/>
  <w16cex:commentExtensible w16cex:durableId="2638D015" w16cex:dateUtc="2022-05-25T13:56:00Z"/>
  <w16cex:commentExtensible w16cex:durableId="2638D07B" w16cex:dateUtc="2022-05-25T13:57:00Z"/>
  <w16cex:commentExtensible w16cex:durableId="261A2612" w16cex:dateUtc="2022-05-01T23:42:00Z"/>
  <w16cex:commentExtensible w16cex:durableId="261A2768" w16cex:dateUtc="2022-05-01T23:48:00Z"/>
  <w16cex:commentExtensible w16cex:durableId="26238CC0" w16cex:dateUtc="2022-05-09T04:51:00Z"/>
  <w16cex:commentExtensible w16cex:durableId="2638D112" w16cex:dateUtc="2022-05-25T14:00:00Z"/>
  <w16cex:commentExtensible w16cex:durableId="261A2808" w16cex:dateUtc="2022-05-01T23:51:00Z"/>
  <w16cex:commentExtensible w16cex:durableId="2623BC0C" w16cex:dateUtc="2022-05-09T08:13:00Z"/>
  <w16cex:commentExtensible w16cex:durableId="261A2A37" w16cex:dateUtc="2022-05-02T00:00:00Z"/>
  <w16cex:commentExtensible w16cex:durableId="2623BC45" w16cex:dateUtc="2022-05-09T08:13:00Z"/>
  <w16cex:commentExtensible w16cex:durableId="2638D206" w16cex:dateUtc="2022-05-25T14:04:00Z"/>
  <w16cex:commentExtensible w16cex:durableId="263B1BF9" w16cex:dateUtc="2022-05-27T07:44:00Z"/>
  <w16cex:commentExtensible w16cex:durableId="261A587E" w16cex:dateUtc="2022-05-02T03:17:00Z"/>
  <w16cex:commentExtensible w16cex:durableId="263B2861" w16cex:dateUtc="2022-05-27T08:37:00Z"/>
  <w16cex:commentExtensible w16cex:durableId="263B2935" w16cex:dateUtc="2022-05-27T08: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B35752" w16cid:durableId="2638A410"/>
  <w16cid:commentId w16cid:paraId="53C90CE2" w16cid:durableId="2638A42F"/>
  <w16cid:commentId w16cid:paraId="33D733C4" w16cid:durableId="2638A1C9"/>
  <w16cid:commentId w16cid:paraId="513E560C" w16cid:durableId="2638AF0F"/>
  <w16cid:commentId w16cid:paraId="076810D0" w16cid:durableId="2638A2E7"/>
  <w16cid:commentId w16cid:paraId="3CEC4780" w16cid:durableId="261A2178"/>
  <w16cid:commentId w16cid:paraId="0115BDD9" w16cid:durableId="2638A660"/>
  <w16cid:commentId w16cid:paraId="37ABA08F" w16cid:durableId="2638A53B"/>
  <w16cid:commentId w16cid:paraId="6E21CE0A" w16cid:durableId="2638ADA4"/>
  <w16cid:commentId w16cid:paraId="348C42EA" w16cid:durableId="261A2242"/>
  <w16cid:commentId w16cid:paraId="43AEC9B9" w16cid:durableId="2638CCCA"/>
  <w16cid:commentId w16cid:paraId="0A0A96E6" w16cid:durableId="2638CE5F"/>
  <w16cid:commentId w16cid:paraId="007A0652" w16cid:durableId="261A239B"/>
  <w16cid:commentId w16cid:paraId="52C22190" w16cid:durableId="2638CF79"/>
  <w16cid:commentId w16cid:paraId="41DA5EDB" w16cid:durableId="261A250D"/>
  <w16cid:commentId w16cid:paraId="7B4DD782" w16cid:durableId="2623B694"/>
  <w16cid:commentId w16cid:paraId="176AABAA" w16cid:durableId="2638CFEA"/>
  <w16cid:commentId w16cid:paraId="245E47E5" w16cid:durableId="2638CF92"/>
  <w16cid:commentId w16cid:paraId="1E1CBC15" w16cid:durableId="2638D015"/>
  <w16cid:commentId w16cid:paraId="292F9BF6" w16cid:durableId="2638D07B"/>
  <w16cid:commentId w16cid:paraId="4DCC0A5C" w16cid:durableId="261A2612"/>
  <w16cid:commentId w16cid:paraId="1A2B8469" w16cid:durableId="261A2768"/>
  <w16cid:commentId w16cid:paraId="1BA35B2C" w16cid:durableId="26238CC0"/>
  <w16cid:commentId w16cid:paraId="468F7BA1" w16cid:durableId="2638D112"/>
  <w16cid:commentId w16cid:paraId="45E89057" w16cid:durableId="261A2808"/>
  <w16cid:commentId w16cid:paraId="191D5160" w16cid:durableId="2623BC0C"/>
  <w16cid:commentId w16cid:paraId="69AFD0E6" w16cid:durableId="261A2A37"/>
  <w16cid:commentId w16cid:paraId="53C51E65" w16cid:durableId="2623BC45"/>
  <w16cid:commentId w16cid:paraId="5EB72F19" w16cid:durableId="2638D206"/>
  <w16cid:commentId w16cid:paraId="092D68B8" w16cid:durableId="263B1BF9"/>
  <w16cid:commentId w16cid:paraId="27242BE5" w16cid:durableId="261A587E"/>
  <w16cid:commentId w16cid:paraId="53F747EA" w16cid:durableId="263B2861"/>
  <w16cid:commentId w16cid:paraId="215F0070" w16cid:durableId="263B29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DAEAA" w14:textId="77777777" w:rsidR="000D3878" w:rsidRDefault="000D3878" w:rsidP="00312E96">
      <w:pPr>
        <w:spacing w:after="0" w:line="240" w:lineRule="auto"/>
      </w:pPr>
      <w:r>
        <w:separator/>
      </w:r>
    </w:p>
  </w:endnote>
  <w:endnote w:type="continuationSeparator" w:id="0">
    <w:p w14:paraId="00BB1EA4" w14:textId="77777777" w:rsidR="000D3878" w:rsidRDefault="000D3878" w:rsidP="00312E96">
      <w:pPr>
        <w:spacing w:after="0" w:line="240" w:lineRule="auto"/>
      </w:pPr>
      <w:r>
        <w:continuationSeparator/>
      </w:r>
    </w:p>
  </w:endnote>
  <w:endnote w:type="continuationNotice" w:id="1">
    <w:p w14:paraId="19AA49F8" w14:textId="77777777" w:rsidR="000D3878" w:rsidRDefault="000D38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471CE" w14:textId="77777777" w:rsidR="000D3878" w:rsidRDefault="000D3878" w:rsidP="00312E96">
      <w:pPr>
        <w:spacing w:after="0" w:line="240" w:lineRule="auto"/>
      </w:pPr>
      <w:r>
        <w:separator/>
      </w:r>
    </w:p>
  </w:footnote>
  <w:footnote w:type="continuationSeparator" w:id="0">
    <w:p w14:paraId="5923E5C3" w14:textId="77777777" w:rsidR="000D3878" w:rsidRDefault="000D3878" w:rsidP="00312E96">
      <w:pPr>
        <w:spacing w:after="0" w:line="240" w:lineRule="auto"/>
      </w:pPr>
      <w:r>
        <w:continuationSeparator/>
      </w:r>
    </w:p>
  </w:footnote>
  <w:footnote w:type="continuationNotice" w:id="1">
    <w:p w14:paraId="130D1CD9" w14:textId="77777777" w:rsidR="000D3878" w:rsidRDefault="000D387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16cid:durableId="1034035581">
    <w:abstractNumId w:val="10"/>
  </w:num>
  <w:num w:numId="2" w16cid:durableId="1604915652">
    <w:abstractNumId w:val="0"/>
  </w:num>
  <w:num w:numId="3" w16cid:durableId="789201032">
    <w:abstractNumId w:val="1"/>
  </w:num>
  <w:num w:numId="4" w16cid:durableId="867570317">
    <w:abstractNumId w:val="2"/>
  </w:num>
  <w:num w:numId="5" w16cid:durableId="1199321611">
    <w:abstractNumId w:val="3"/>
  </w:num>
  <w:num w:numId="6" w16cid:durableId="291986195">
    <w:abstractNumId w:val="4"/>
  </w:num>
  <w:num w:numId="7" w16cid:durableId="481430734">
    <w:abstractNumId w:val="5"/>
  </w:num>
  <w:num w:numId="8" w16cid:durableId="1100181281">
    <w:abstractNumId w:val="6"/>
  </w:num>
  <w:num w:numId="9" w16cid:durableId="547453381">
    <w:abstractNumId w:val="7"/>
  </w:num>
  <w:num w:numId="10" w16cid:durableId="547499937">
    <w:abstractNumId w:val="8"/>
  </w:num>
  <w:num w:numId="11" w16cid:durableId="227226647">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HARD JAMES HEWITT">
    <w15:presenceInfo w15:providerId="None" w15:userId="RICHARD JAMES HEWITT"/>
  </w15:person>
  <w15:person w15:author="Brett Bryan">
    <w15:presenceInfo w15:providerId="None" w15:userId="Brett Bryan"/>
  </w15:person>
  <w15:person w15:author="JINZHU WANG">
    <w15:presenceInfo w15:providerId="None" w15:userId="JINZHU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MqoFAHfUVZYtAAAA"/>
  </w:docVars>
  <w:rsids>
    <w:rsidRoot w:val="00564F14"/>
    <w:rsid w:val="0000230A"/>
    <w:rsid w:val="00004858"/>
    <w:rsid w:val="00010004"/>
    <w:rsid w:val="00014EFE"/>
    <w:rsid w:val="000163BB"/>
    <w:rsid w:val="0001751B"/>
    <w:rsid w:val="00017925"/>
    <w:rsid w:val="00021F0C"/>
    <w:rsid w:val="00023A18"/>
    <w:rsid w:val="00024226"/>
    <w:rsid w:val="00026E4E"/>
    <w:rsid w:val="000279F1"/>
    <w:rsid w:val="00030D94"/>
    <w:rsid w:val="0003192F"/>
    <w:rsid w:val="00033164"/>
    <w:rsid w:val="0003672E"/>
    <w:rsid w:val="00036AE4"/>
    <w:rsid w:val="00043144"/>
    <w:rsid w:val="00043616"/>
    <w:rsid w:val="00044C34"/>
    <w:rsid w:val="00046924"/>
    <w:rsid w:val="00047966"/>
    <w:rsid w:val="00051413"/>
    <w:rsid w:val="00063569"/>
    <w:rsid w:val="00064137"/>
    <w:rsid w:val="00066DC2"/>
    <w:rsid w:val="0007088E"/>
    <w:rsid w:val="0007370C"/>
    <w:rsid w:val="0008086C"/>
    <w:rsid w:val="00082607"/>
    <w:rsid w:val="000830DB"/>
    <w:rsid w:val="000846B8"/>
    <w:rsid w:val="000856D2"/>
    <w:rsid w:val="00092ACE"/>
    <w:rsid w:val="000A0155"/>
    <w:rsid w:val="000A01BB"/>
    <w:rsid w:val="000A2690"/>
    <w:rsid w:val="000A342B"/>
    <w:rsid w:val="000B1F16"/>
    <w:rsid w:val="000B2316"/>
    <w:rsid w:val="000B2A3D"/>
    <w:rsid w:val="000B30CC"/>
    <w:rsid w:val="000B360E"/>
    <w:rsid w:val="000B3DB2"/>
    <w:rsid w:val="000B6B26"/>
    <w:rsid w:val="000C4DDF"/>
    <w:rsid w:val="000C5347"/>
    <w:rsid w:val="000C5C84"/>
    <w:rsid w:val="000C7074"/>
    <w:rsid w:val="000D08EA"/>
    <w:rsid w:val="000D20AD"/>
    <w:rsid w:val="000D37A1"/>
    <w:rsid w:val="000D3878"/>
    <w:rsid w:val="000D40DF"/>
    <w:rsid w:val="000E3C12"/>
    <w:rsid w:val="000E4010"/>
    <w:rsid w:val="000E6ADE"/>
    <w:rsid w:val="000E787C"/>
    <w:rsid w:val="000E7DED"/>
    <w:rsid w:val="000F3C18"/>
    <w:rsid w:val="000F47DF"/>
    <w:rsid w:val="000F752B"/>
    <w:rsid w:val="001004C2"/>
    <w:rsid w:val="00100A59"/>
    <w:rsid w:val="001048C6"/>
    <w:rsid w:val="00105359"/>
    <w:rsid w:val="00107B6D"/>
    <w:rsid w:val="001101E2"/>
    <w:rsid w:val="00113A49"/>
    <w:rsid w:val="001157EA"/>
    <w:rsid w:val="001210C7"/>
    <w:rsid w:val="001218F6"/>
    <w:rsid w:val="001241CE"/>
    <w:rsid w:val="00124556"/>
    <w:rsid w:val="00124EE8"/>
    <w:rsid w:val="00125D79"/>
    <w:rsid w:val="00127D56"/>
    <w:rsid w:val="0013069F"/>
    <w:rsid w:val="00135554"/>
    <w:rsid w:val="00136495"/>
    <w:rsid w:val="00140CD3"/>
    <w:rsid w:val="00141191"/>
    <w:rsid w:val="0014487E"/>
    <w:rsid w:val="001455B5"/>
    <w:rsid w:val="00147E27"/>
    <w:rsid w:val="00151193"/>
    <w:rsid w:val="00151FC4"/>
    <w:rsid w:val="001541B8"/>
    <w:rsid w:val="00156F54"/>
    <w:rsid w:val="001614D3"/>
    <w:rsid w:val="00162987"/>
    <w:rsid w:val="00163C73"/>
    <w:rsid w:val="0016581F"/>
    <w:rsid w:val="00165A3C"/>
    <w:rsid w:val="001707FF"/>
    <w:rsid w:val="00171905"/>
    <w:rsid w:val="0017377C"/>
    <w:rsid w:val="001744D7"/>
    <w:rsid w:val="001775EE"/>
    <w:rsid w:val="001777A6"/>
    <w:rsid w:val="00177B80"/>
    <w:rsid w:val="00181E2F"/>
    <w:rsid w:val="00181ED2"/>
    <w:rsid w:val="001834E5"/>
    <w:rsid w:val="00187032"/>
    <w:rsid w:val="00190318"/>
    <w:rsid w:val="00192D92"/>
    <w:rsid w:val="00192DA4"/>
    <w:rsid w:val="00197B81"/>
    <w:rsid w:val="001A257B"/>
    <w:rsid w:val="001A558B"/>
    <w:rsid w:val="001A59C1"/>
    <w:rsid w:val="001A69FA"/>
    <w:rsid w:val="001A7795"/>
    <w:rsid w:val="001B2381"/>
    <w:rsid w:val="001B6B52"/>
    <w:rsid w:val="001B6D16"/>
    <w:rsid w:val="001B78DB"/>
    <w:rsid w:val="001B7D5A"/>
    <w:rsid w:val="001C0F1C"/>
    <w:rsid w:val="001C3705"/>
    <w:rsid w:val="001C7B88"/>
    <w:rsid w:val="001D13B9"/>
    <w:rsid w:val="001D3DDC"/>
    <w:rsid w:val="001D4378"/>
    <w:rsid w:val="001D723D"/>
    <w:rsid w:val="001E33DE"/>
    <w:rsid w:val="001E6E10"/>
    <w:rsid w:val="001E6F88"/>
    <w:rsid w:val="001F0654"/>
    <w:rsid w:val="001F0E52"/>
    <w:rsid w:val="002002DC"/>
    <w:rsid w:val="002009DF"/>
    <w:rsid w:val="002011E6"/>
    <w:rsid w:val="00202BEE"/>
    <w:rsid w:val="00205C56"/>
    <w:rsid w:val="00206061"/>
    <w:rsid w:val="00211401"/>
    <w:rsid w:val="00213556"/>
    <w:rsid w:val="0021447C"/>
    <w:rsid w:val="00216A31"/>
    <w:rsid w:val="00217DF3"/>
    <w:rsid w:val="002206F3"/>
    <w:rsid w:val="002240B8"/>
    <w:rsid w:val="00224217"/>
    <w:rsid w:val="00225AB3"/>
    <w:rsid w:val="00227DC9"/>
    <w:rsid w:val="00234E5C"/>
    <w:rsid w:val="00241B02"/>
    <w:rsid w:val="002501AB"/>
    <w:rsid w:val="0025050E"/>
    <w:rsid w:val="0025089F"/>
    <w:rsid w:val="00251E2C"/>
    <w:rsid w:val="00252CD7"/>
    <w:rsid w:val="00252FF3"/>
    <w:rsid w:val="00253603"/>
    <w:rsid w:val="0025550C"/>
    <w:rsid w:val="002559E5"/>
    <w:rsid w:val="00256518"/>
    <w:rsid w:val="00257624"/>
    <w:rsid w:val="00264394"/>
    <w:rsid w:val="002674B8"/>
    <w:rsid w:val="0026771A"/>
    <w:rsid w:val="002703E9"/>
    <w:rsid w:val="00270FE3"/>
    <w:rsid w:val="00271955"/>
    <w:rsid w:val="00275403"/>
    <w:rsid w:val="002756CC"/>
    <w:rsid w:val="00275CFF"/>
    <w:rsid w:val="00283215"/>
    <w:rsid w:val="00287329"/>
    <w:rsid w:val="002906D2"/>
    <w:rsid w:val="00293E4F"/>
    <w:rsid w:val="00294023"/>
    <w:rsid w:val="00294A36"/>
    <w:rsid w:val="002A2B0F"/>
    <w:rsid w:val="002A2C75"/>
    <w:rsid w:val="002A4920"/>
    <w:rsid w:val="002A5BAC"/>
    <w:rsid w:val="002A69A4"/>
    <w:rsid w:val="002B46CF"/>
    <w:rsid w:val="002B4C39"/>
    <w:rsid w:val="002B64A4"/>
    <w:rsid w:val="002C0000"/>
    <w:rsid w:val="002C0F44"/>
    <w:rsid w:val="002C22C7"/>
    <w:rsid w:val="002C282D"/>
    <w:rsid w:val="002C5BA5"/>
    <w:rsid w:val="002C7BF0"/>
    <w:rsid w:val="002D0FC9"/>
    <w:rsid w:val="002D2E86"/>
    <w:rsid w:val="002D55AD"/>
    <w:rsid w:val="002E1AA3"/>
    <w:rsid w:val="002F1BBA"/>
    <w:rsid w:val="002F3055"/>
    <w:rsid w:val="002F65FC"/>
    <w:rsid w:val="0030182E"/>
    <w:rsid w:val="00301F08"/>
    <w:rsid w:val="00303831"/>
    <w:rsid w:val="00303DF6"/>
    <w:rsid w:val="0030575A"/>
    <w:rsid w:val="00305AA1"/>
    <w:rsid w:val="0030743E"/>
    <w:rsid w:val="003108AA"/>
    <w:rsid w:val="00311D72"/>
    <w:rsid w:val="00312E96"/>
    <w:rsid w:val="003155F6"/>
    <w:rsid w:val="00315AE7"/>
    <w:rsid w:val="00321C03"/>
    <w:rsid w:val="0032272A"/>
    <w:rsid w:val="00331851"/>
    <w:rsid w:val="00332175"/>
    <w:rsid w:val="00332198"/>
    <w:rsid w:val="0033543B"/>
    <w:rsid w:val="0033761A"/>
    <w:rsid w:val="00342317"/>
    <w:rsid w:val="003448F3"/>
    <w:rsid w:val="00347DE4"/>
    <w:rsid w:val="0035009D"/>
    <w:rsid w:val="0035149E"/>
    <w:rsid w:val="003545F5"/>
    <w:rsid w:val="00356304"/>
    <w:rsid w:val="00357A78"/>
    <w:rsid w:val="003609BE"/>
    <w:rsid w:val="00360F76"/>
    <w:rsid w:val="003613CF"/>
    <w:rsid w:val="0036376D"/>
    <w:rsid w:val="00367576"/>
    <w:rsid w:val="00373DAE"/>
    <w:rsid w:val="00381D48"/>
    <w:rsid w:val="003951A8"/>
    <w:rsid w:val="003960AD"/>
    <w:rsid w:val="00397711"/>
    <w:rsid w:val="003978E1"/>
    <w:rsid w:val="003A10A5"/>
    <w:rsid w:val="003A4C66"/>
    <w:rsid w:val="003A5B42"/>
    <w:rsid w:val="003A7749"/>
    <w:rsid w:val="003B31AE"/>
    <w:rsid w:val="003B536A"/>
    <w:rsid w:val="003B544F"/>
    <w:rsid w:val="003C093A"/>
    <w:rsid w:val="003C21E8"/>
    <w:rsid w:val="003C5BAC"/>
    <w:rsid w:val="003C661E"/>
    <w:rsid w:val="003C7F13"/>
    <w:rsid w:val="003D20C1"/>
    <w:rsid w:val="003D23FC"/>
    <w:rsid w:val="003D25C9"/>
    <w:rsid w:val="003D417A"/>
    <w:rsid w:val="003D4897"/>
    <w:rsid w:val="003D5A85"/>
    <w:rsid w:val="003D60EF"/>
    <w:rsid w:val="003D70CA"/>
    <w:rsid w:val="003D726A"/>
    <w:rsid w:val="003E0319"/>
    <w:rsid w:val="003E7388"/>
    <w:rsid w:val="003F01BA"/>
    <w:rsid w:val="003F03C2"/>
    <w:rsid w:val="003F16C6"/>
    <w:rsid w:val="003F6F74"/>
    <w:rsid w:val="003F79F5"/>
    <w:rsid w:val="003F7EC3"/>
    <w:rsid w:val="00401B4B"/>
    <w:rsid w:val="004023F5"/>
    <w:rsid w:val="004042A8"/>
    <w:rsid w:val="00405178"/>
    <w:rsid w:val="00405E65"/>
    <w:rsid w:val="00410199"/>
    <w:rsid w:val="00411D26"/>
    <w:rsid w:val="0041581D"/>
    <w:rsid w:val="00417AE6"/>
    <w:rsid w:val="0042022C"/>
    <w:rsid w:val="0042033D"/>
    <w:rsid w:val="00420A97"/>
    <w:rsid w:val="00420F7C"/>
    <w:rsid w:val="00423842"/>
    <w:rsid w:val="0042630F"/>
    <w:rsid w:val="0043099A"/>
    <w:rsid w:val="004379F8"/>
    <w:rsid w:val="00440356"/>
    <w:rsid w:val="004470E9"/>
    <w:rsid w:val="00450231"/>
    <w:rsid w:val="004551BA"/>
    <w:rsid w:val="0045554F"/>
    <w:rsid w:val="00457107"/>
    <w:rsid w:val="00461B86"/>
    <w:rsid w:val="00463539"/>
    <w:rsid w:val="00463E3D"/>
    <w:rsid w:val="00466E83"/>
    <w:rsid w:val="00467FC5"/>
    <w:rsid w:val="00470778"/>
    <w:rsid w:val="00471672"/>
    <w:rsid w:val="004718C0"/>
    <w:rsid w:val="00471E16"/>
    <w:rsid w:val="00472621"/>
    <w:rsid w:val="00472985"/>
    <w:rsid w:val="00475538"/>
    <w:rsid w:val="00475812"/>
    <w:rsid w:val="00476E56"/>
    <w:rsid w:val="0047703C"/>
    <w:rsid w:val="004805C6"/>
    <w:rsid w:val="00482C06"/>
    <w:rsid w:val="0048375A"/>
    <w:rsid w:val="00483E17"/>
    <w:rsid w:val="00484A74"/>
    <w:rsid w:val="0049600B"/>
    <w:rsid w:val="00497C6E"/>
    <w:rsid w:val="004A16F9"/>
    <w:rsid w:val="004A35AE"/>
    <w:rsid w:val="004B24F3"/>
    <w:rsid w:val="004B69B1"/>
    <w:rsid w:val="004C1CBA"/>
    <w:rsid w:val="004C4938"/>
    <w:rsid w:val="004D050F"/>
    <w:rsid w:val="004D5AD0"/>
    <w:rsid w:val="004D6864"/>
    <w:rsid w:val="004E1FAE"/>
    <w:rsid w:val="004E3574"/>
    <w:rsid w:val="004E5B57"/>
    <w:rsid w:val="004F3B7B"/>
    <w:rsid w:val="004F5373"/>
    <w:rsid w:val="004F5B3F"/>
    <w:rsid w:val="004F5BFE"/>
    <w:rsid w:val="004F75B3"/>
    <w:rsid w:val="004F78E1"/>
    <w:rsid w:val="00501DCD"/>
    <w:rsid w:val="00502DCA"/>
    <w:rsid w:val="00503180"/>
    <w:rsid w:val="00504AD6"/>
    <w:rsid w:val="00504AE6"/>
    <w:rsid w:val="00505AC6"/>
    <w:rsid w:val="00507BC8"/>
    <w:rsid w:val="00511FBC"/>
    <w:rsid w:val="00512341"/>
    <w:rsid w:val="00513B81"/>
    <w:rsid w:val="00514911"/>
    <w:rsid w:val="005155A3"/>
    <w:rsid w:val="00515BD8"/>
    <w:rsid w:val="00520A90"/>
    <w:rsid w:val="00521098"/>
    <w:rsid w:val="0052196D"/>
    <w:rsid w:val="005268FE"/>
    <w:rsid w:val="00534307"/>
    <w:rsid w:val="00534AFA"/>
    <w:rsid w:val="005362C1"/>
    <w:rsid w:val="005369B0"/>
    <w:rsid w:val="00543245"/>
    <w:rsid w:val="00543C28"/>
    <w:rsid w:val="005441E8"/>
    <w:rsid w:val="00544C38"/>
    <w:rsid w:val="00544C70"/>
    <w:rsid w:val="0055056F"/>
    <w:rsid w:val="00550C5C"/>
    <w:rsid w:val="00551FAD"/>
    <w:rsid w:val="0055271C"/>
    <w:rsid w:val="005535B0"/>
    <w:rsid w:val="00553980"/>
    <w:rsid w:val="00553BF7"/>
    <w:rsid w:val="00555F3C"/>
    <w:rsid w:val="00557540"/>
    <w:rsid w:val="00560344"/>
    <w:rsid w:val="005615F5"/>
    <w:rsid w:val="00562F30"/>
    <w:rsid w:val="00564F14"/>
    <w:rsid w:val="005676D9"/>
    <w:rsid w:val="00567EED"/>
    <w:rsid w:val="00576F05"/>
    <w:rsid w:val="005822C9"/>
    <w:rsid w:val="00585A69"/>
    <w:rsid w:val="00590B24"/>
    <w:rsid w:val="00595727"/>
    <w:rsid w:val="005960EC"/>
    <w:rsid w:val="005A05B5"/>
    <w:rsid w:val="005A48AA"/>
    <w:rsid w:val="005A6FBC"/>
    <w:rsid w:val="005B04D8"/>
    <w:rsid w:val="005B0E81"/>
    <w:rsid w:val="005B1173"/>
    <w:rsid w:val="005B3D4A"/>
    <w:rsid w:val="005B4B45"/>
    <w:rsid w:val="005C025B"/>
    <w:rsid w:val="005C20B8"/>
    <w:rsid w:val="005C38B1"/>
    <w:rsid w:val="005C3A47"/>
    <w:rsid w:val="005C3B7B"/>
    <w:rsid w:val="005C6438"/>
    <w:rsid w:val="005D22DA"/>
    <w:rsid w:val="005D42D2"/>
    <w:rsid w:val="005D544D"/>
    <w:rsid w:val="005D5E0E"/>
    <w:rsid w:val="005D6DF2"/>
    <w:rsid w:val="005D7009"/>
    <w:rsid w:val="005E0F44"/>
    <w:rsid w:val="005E1C36"/>
    <w:rsid w:val="005E42C0"/>
    <w:rsid w:val="005E43A4"/>
    <w:rsid w:val="005E5C76"/>
    <w:rsid w:val="005F0EF5"/>
    <w:rsid w:val="005F358E"/>
    <w:rsid w:val="005F44CB"/>
    <w:rsid w:val="005F57CF"/>
    <w:rsid w:val="005F691F"/>
    <w:rsid w:val="00600EA2"/>
    <w:rsid w:val="006062BB"/>
    <w:rsid w:val="006063C9"/>
    <w:rsid w:val="00611227"/>
    <w:rsid w:val="0061262D"/>
    <w:rsid w:val="00612A3D"/>
    <w:rsid w:val="0061460E"/>
    <w:rsid w:val="006153C3"/>
    <w:rsid w:val="00616CB8"/>
    <w:rsid w:val="006173EA"/>
    <w:rsid w:val="00626A02"/>
    <w:rsid w:val="0063787A"/>
    <w:rsid w:val="00643546"/>
    <w:rsid w:val="00643E70"/>
    <w:rsid w:val="00644BB4"/>
    <w:rsid w:val="00645043"/>
    <w:rsid w:val="00645605"/>
    <w:rsid w:val="00647261"/>
    <w:rsid w:val="00650B8C"/>
    <w:rsid w:val="00652A1D"/>
    <w:rsid w:val="00656599"/>
    <w:rsid w:val="0066698B"/>
    <w:rsid w:val="00672652"/>
    <w:rsid w:val="006729D1"/>
    <w:rsid w:val="00672A02"/>
    <w:rsid w:val="00673B3D"/>
    <w:rsid w:val="00674ADE"/>
    <w:rsid w:val="0067640D"/>
    <w:rsid w:val="006776B9"/>
    <w:rsid w:val="006816E7"/>
    <w:rsid w:val="00681F58"/>
    <w:rsid w:val="00683F02"/>
    <w:rsid w:val="00684B31"/>
    <w:rsid w:val="0068682E"/>
    <w:rsid w:val="00686AF4"/>
    <w:rsid w:val="00687638"/>
    <w:rsid w:val="006919DC"/>
    <w:rsid w:val="00691B1F"/>
    <w:rsid w:val="00692DAA"/>
    <w:rsid w:val="006971E4"/>
    <w:rsid w:val="006A24F7"/>
    <w:rsid w:val="006A4A3E"/>
    <w:rsid w:val="006A78F7"/>
    <w:rsid w:val="006B2020"/>
    <w:rsid w:val="006B20A4"/>
    <w:rsid w:val="006B3A97"/>
    <w:rsid w:val="006B7EC4"/>
    <w:rsid w:val="006C2AA1"/>
    <w:rsid w:val="006C7155"/>
    <w:rsid w:val="006C72B1"/>
    <w:rsid w:val="006D09A7"/>
    <w:rsid w:val="006D2313"/>
    <w:rsid w:val="006D7EA9"/>
    <w:rsid w:val="006E0810"/>
    <w:rsid w:val="006E146C"/>
    <w:rsid w:val="006E6E25"/>
    <w:rsid w:val="006F08BE"/>
    <w:rsid w:val="006F12AA"/>
    <w:rsid w:val="006F5D38"/>
    <w:rsid w:val="006F68E0"/>
    <w:rsid w:val="0070063B"/>
    <w:rsid w:val="00701AAD"/>
    <w:rsid w:val="00707D78"/>
    <w:rsid w:val="00710708"/>
    <w:rsid w:val="00712F08"/>
    <w:rsid w:val="007140CF"/>
    <w:rsid w:val="0071761B"/>
    <w:rsid w:val="007217CA"/>
    <w:rsid w:val="00722E08"/>
    <w:rsid w:val="007236F8"/>
    <w:rsid w:val="00723A51"/>
    <w:rsid w:val="00723D67"/>
    <w:rsid w:val="00724AA3"/>
    <w:rsid w:val="007270C8"/>
    <w:rsid w:val="007307B5"/>
    <w:rsid w:val="00735371"/>
    <w:rsid w:val="0073677B"/>
    <w:rsid w:val="00737C19"/>
    <w:rsid w:val="007417B1"/>
    <w:rsid w:val="007435C3"/>
    <w:rsid w:val="00754A6B"/>
    <w:rsid w:val="0075785D"/>
    <w:rsid w:val="007578F6"/>
    <w:rsid w:val="007643C6"/>
    <w:rsid w:val="007644ED"/>
    <w:rsid w:val="00764B22"/>
    <w:rsid w:val="00764B48"/>
    <w:rsid w:val="00765128"/>
    <w:rsid w:val="00766922"/>
    <w:rsid w:val="00766B15"/>
    <w:rsid w:val="00771E10"/>
    <w:rsid w:val="00777293"/>
    <w:rsid w:val="007818A0"/>
    <w:rsid w:val="0078223F"/>
    <w:rsid w:val="00786D36"/>
    <w:rsid w:val="007917C1"/>
    <w:rsid w:val="00792E02"/>
    <w:rsid w:val="007932AE"/>
    <w:rsid w:val="007A03ED"/>
    <w:rsid w:val="007A3057"/>
    <w:rsid w:val="007A431D"/>
    <w:rsid w:val="007B122D"/>
    <w:rsid w:val="007B2380"/>
    <w:rsid w:val="007B36F7"/>
    <w:rsid w:val="007B3806"/>
    <w:rsid w:val="007B5A5D"/>
    <w:rsid w:val="007B6681"/>
    <w:rsid w:val="007B6EE2"/>
    <w:rsid w:val="007B7B51"/>
    <w:rsid w:val="007C2DCC"/>
    <w:rsid w:val="007C4187"/>
    <w:rsid w:val="007C481E"/>
    <w:rsid w:val="007C4F9D"/>
    <w:rsid w:val="007D0B5E"/>
    <w:rsid w:val="007D0F24"/>
    <w:rsid w:val="007E13B1"/>
    <w:rsid w:val="007E1A0B"/>
    <w:rsid w:val="007E1AD4"/>
    <w:rsid w:val="007E6616"/>
    <w:rsid w:val="007E7143"/>
    <w:rsid w:val="007F2845"/>
    <w:rsid w:val="007F5407"/>
    <w:rsid w:val="007F7B1E"/>
    <w:rsid w:val="00804DCA"/>
    <w:rsid w:val="00807315"/>
    <w:rsid w:val="00811563"/>
    <w:rsid w:val="008135FB"/>
    <w:rsid w:val="008174D4"/>
    <w:rsid w:val="0082286C"/>
    <w:rsid w:val="00823363"/>
    <w:rsid w:val="00826273"/>
    <w:rsid w:val="00827129"/>
    <w:rsid w:val="00831E71"/>
    <w:rsid w:val="00831ED2"/>
    <w:rsid w:val="00832104"/>
    <w:rsid w:val="00833E15"/>
    <w:rsid w:val="008350D6"/>
    <w:rsid w:val="0083559C"/>
    <w:rsid w:val="0083620B"/>
    <w:rsid w:val="008377F0"/>
    <w:rsid w:val="00841A8A"/>
    <w:rsid w:val="00841BB5"/>
    <w:rsid w:val="00850200"/>
    <w:rsid w:val="00853C02"/>
    <w:rsid w:val="0085691E"/>
    <w:rsid w:val="00856A9D"/>
    <w:rsid w:val="00862574"/>
    <w:rsid w:val="0086468F"/>
    <w:rsid w:val="00872201"/>
    <w:rsid w:val="00872A11"/>
    <w:rsid w:val="0087563E"/>
    <w:rsid w:val="00877CC5"/>
    <w:rsid w:val="00877E0D"/>
    <w:rsid w:val="0088149C"/>
    <w:rsid w:val="00882FD7"/>
    <w:rsid w:val="008868A3"/>
    <w:rsid w:val="00890A2F"/>
    <w:rsid w:val="0089155A"/>
    <w:rsid w:val="0089334F"/>
    <w:rsid w:val="00894A3E"/>
    <w:rsid w:val="00894EB1"/>
    <w:rsid w:val="008958AE"/>
    <w:rsid w:val="00896F14"/>
    <w:rsid w:val="008A1153"/>
    <w:rsid w:val="008A2005"/>
    <w:rsid w:val="008A6073"/>
    <w:rsid w:val="008A78AE"/>
    <w:rsid w:val="008A7B78"/>
    <w:rsid w:val="008B3962"/>
    <w:rsid w:val="008C2E85"/>
    <w:rsid w:val="008C2F1A"/>
    <w:rsid w:val="008C3581"/>
    <w:rsid w:val="008C5E66"/>
    <w:rsid w:val="008C603F"/>
    <w:rsid w:val="008D05A3"/>
    <w:rsid w:val="008D0E38"/>
    <w:rsid w:val="008D1B03"/>
    <w:rsid w:val="008D2DC5"/>
    <w:rsid w:val="008D31A0"/>
    <w:rsid w:val="008D390B"/>
    <w:rsid w:val="008D7CCB"/>
    <w:rsid w:val="008E1CAD"/>
    <w:rsid w:val="008E44C4"/>
    <w:rsid w:val="008E568B"/>
    <w:rsid w:val="008E6E8E"/>
    <w:rsid w:val="008F0062"/>
    <w:rsid w:val="008F5C3A"/>
    <w:rsid w:val="0090642D"/>
    <w:rsid w:val="00906A99"/>
    <w:rsid w:val="009153BC"/>
    <w:rsid w:val="00916967"/>
    <w:rsid w:val="0092056D"/>
    <w:rsid w:val="00920A44"/>
    <w:rsid w:val="00920D41"/>
    <w:rsid w:val="00922F8D"/>
    <w:rsid w:val="00926296"/>
    <w:rsid w:val="009273ED"/>
    <w:rsid w:val="009332A3"/>
    <w:rsid w:val="00935F95"/>
    <w:rsid w:val="00941EC5"/>
    <w:rsid w:val="00942BB7"/>
    <w:rsid w:val="0094376E"/>
    <w:rsid w:val="0094767E"/>
    <w:rsid w:val="00951B5B"/>
    <w:rsid w:val="009558CB"/>
    <w:rsid w:val="00960C67"/>
    <w:rsid w:val="00960DA8"/>
    <w:rsid w:val="009614A0"/>
    <w:rsid w:val="009631A9"/>
    <w:rsid w:val="009635F5"/>
    <w:rsid w:val="00964989"/>
    <w:rsid w:val="0097130E"/>
    <w:rsid w:val="00971D5E"/>
    <w:rsid w:val="00972EE4"/>
    <w:rsid w:val="00974062"/>
    <w:rsid w:val="009779CC"/>
    <w:rsid w:val="009807FC"/>
    <w:rsid w:val="00983BC1"/>
    <w:rsid w:val="00983FD8"/>
    <w:rsid w:val="009842CA"/>
    <w:rsid w:val="00984C12"/>
    <w:rsid w:val="00990439"/>
    <w:rsid w:val="00990523"/>
    <w:rsid w:val="00994279"/>
    <w:rsid w:val="00996F6B"/>
    <w:rsid w:val="009A1B69"/>
    <w:rsid w:val="009A3C76"/>
    <w:rsid w:val="009A537C"/>
    <w:rsid w:val="009A5CA6"/>
    <w:rsid w:val="009A64D3"/>
    <w:rsid w:val="009A74A0"/>
    <w:rsid w:val="009B1929"/>
    <w:rsid w:val="009B32D8"/>
    <w:rsid w:val="009B5492"/>
    <w:rsid w:val="009C302B"/>
    <w:rsid w:val="009C4CB3"/>
    <w:rsid w:val="009C543B"/>
    <w:rsid w:val="009D4CA1"/>
    <w:rsid w:val="009D6799"/>
    <w:rsid w:val="009E0CFE"/>
    <w:rsid w:val="009E2944"/>
    <w:rsid w:val="009E488A"/>
    <w:rsid w:val="009F3E03"/>
    <w:rsid w:val="009F660B"/>
    <w:rsid w:val="00A01F7D"/>
    <w:rsid w:val="00A02B6D"/>
    <w:rsid w:val="00A03A7D"/>
    <w:rsid w:val="00A03B36"/>
    <w:rsid w:val="00A046EA"/>
    <w:rsid w:val="00A04890"/>
    <w:rsid w:val="00A06144"/>
    <w:rsid w:val="00A1054B"/>
    <w:rsid w:val="00A20242"/>
    <w:rsid w:val="00A20DEE"/>
    <w:rsid w:val="00A21377"/>
    <w:rsid w:val="00A23793"/>
    <w:rsid w:val="00A24E52"/>
    <w:rsid w:val="00A25F60"/>
    <w:rsid w:val="00A278CF"/>
    <w:rsid w:val="00A3046D"/>
    <w:rsid w:val="00A313B5"/>
    <w:rsid w:val="00A314E4"/>
    <w:rsid w:val="00A3165D"/>
    <w:rsid w:val="00A33858"/>
    <w:rsid w:val="00A365A0"/>
    <w:rsid w:val="00A372B4"/>
    <w:rsid w:val="00A418EC"/>
    <w:rsid w:val="00A42CA1"/>
    <w:rsid w:val="00A44A50"/>
    <w:rsid w:val="00A452F4"/>
    <w:rsid w:val="00A464A3"/>
    <w:rsid w:val="00A479CC"/>
    <w:rsid w:val="00A52444"/>
    <w:rsid w:val="00A529A8"/>
    <w:rsid w:val="00A53556"/>
    <w:rsid w:val="00A572A7"/>
    <w:rsid w:val="00A57668"/>
    <w:rsid w:val="00A57777"/>
    <w:rsid w:val="00A64182"/>
    <w:rsid w:val="00A651E1"/>
    <w:rsid w:val="00A65A92"/>
    <w:rsid w:val="00A65E5B"/>
    <w:rsid w:val="00A661FF"/>
    <w:rsid w:val="00A70139"/>
    <w:rsid w:val="00A70246"/>
    <w:rsid w:val="00A70F91"/>
    <w:rsid w:val="00A73F1E"/>
    <w:rsid w:val="00A77744"/>
    <w:rsid w:val="00A81269"/>
    <w:rsid w:val="00A81B37"/>
    <w:rsid w:val="00A857DD"/>
    <w:rsid w:val="00A859F7"/>
    <w:rsid w:val="00A85F21"/>
    <w:rsid w:val="00A87287"/>
    <w:rsid w:val="00A94244"/>
    <w:rsid w:val="00A96EF4"/>
    <w:rsid w:val="00AA0956"/>
    <w:rsid w:val="00AA2EB9"/>
    <w:rsid w:val="00AA5CCB"/>
    <w:rsid w:val="00AA5F1B"/>
    <w:rsid w:val="00AA6C0E"/>
    <w:rsid w:val="00AB100E"/>
    <w:rsid w:val="00AB1D25"/>
    <w:rsid w:val="00AB1FE0"/>
    <w:rsid w:val="00AB533F"/>
    <w:rsid w:val="00AC294A"/>
    <w:rsid w:val="00AC58D0"/>
    <w:rsid w:val="00AC69C9"/>
    <w:rsid w:val="00AC69EC"/>
    <w:rsid w:val="00AD1EB4"/>
    <w:rsid w:val="00AD6A5C"/>
    <w:rsid w:val="00AD7D0F"/>
    <w:rsid w:val="00AE0FDB"/>
    <w:rsid w:val="00AE479D"/>
    <w:rsid w:val="00AF141F"/>
    <w:rsid w:val="00AF6A19"/>
    <w:rsid w:val="00B001D3"/>
    <w:rsid w:val="00B0151E"/>
    <w:rsid w:val="00B01735"/>
    <w:rsid w:val="00B05163"/>
    <w:rsid w:val="00B0652E"/>
    <w:rsid w:val="00B06E93"/>
    <w:rsid w:val="00B10501"/>
    <w:rsid w:val="00B11C3C"/>
    <w:rsid w:val="00B13002"/>
    <w:rsid w:val="00B1349F"/>
    <w:rsid w:val="00B13B97"/>
    <w:rsid w:val="00B14BBB"/>
    <w:rsid w:val="00B15166"/>
    <w:rsid w:val="00B21792"/>
    <w:rsid w:val="00B22EFE"/>
    <w:rsid w:val="00B23FD2"/>
    <w:rsid w:val="00B2466A"/>
    <w:rsid w:val="00B26C6A"/>
    <w:rsid w:val="00B27112"/>
    <w:rsid w:val="00B27401"/>
    <w:rsid w:val="00B27ED0"/>
    <w:rsid w:val="00B30DD5"/>
    <w:rsid w:val="00B34CB0"/>
    <w:rsid w:val="00B34D88"/>
    <w:rsid w:val="00B47743"/>
    <w:rsid w:val="00B50836"/>
    <w:rsid w:val="00B508FA"/>
    <w:rsid w:val="00B511E4"/>
    <w:rsid w:val="00B51DB6"/>
    <w:rsid w:val="00B556EC"/>
    <w:rsid w:val="00B5754D"/>
    <w:rsid w:val="00B6059E"/>
    <w:rsid w:val="00B63948"/>
    <w:rsid w:val="00B64D74"/>
    <w:rsid w:val="00B665A2"/>
    <w:rsid w:val="00B72194"/>
    <w:rsid w:val="00B73741"/>
    <w:rsid w:val="00B73A1C"/>
    <w:rsid w:val="00B75D62"/>
    <w:rsid w:val="00B801DF"/>
    <w:rsid w:val="00B85C7F"/>
    <w:rsid w:val="00B868F3"/>
    <w:rsid w:val="00B90624"/>
    <w:rsid w:val="00B91FD7"/>
    <w:rsid w:val="00B92371"/>
    <w:rsid w:val="00B965FC"/>
    <w:rsid w:val="00BA127C"/>
    <w:rsid w:val="00BA20A4"/>
    <w:rsid w:val="00BA53E0"/>
    <w:rsid w:val="00BA6708"/>
    <w:rsid w:val="00BB57DA"/>
    <w:rsid w:val="00BB60E8"/>
    <w:rsid w:val="00BB7E8D"/>
    <w:rsid w:val="00BC16B6"/>
    <w:rsid w:val="00BC1B59"/>
    <w:rsid w:val="00BC4899"/>
    <w:rsid w:val="00BD1A78"/>
    <w:rsid w:val="00BD22EC"/>
    <w:rsid w:val="00BD3346"/>
    <w:rsid w:val="00BD3D97"/>
    <w:rsid w:val="00BD50BD"/>
    <w:rsid w:val="00BD5445"/>
    <w:rsid w:val="00BD6EB9"/>
    <w:rsid w:val="00BE2083"/>
    <w:rsid w:val="00BE246C"/>
    <w:rsid w:val="00BE30C8"/>
    <w:rsid w:val="00BE3DC9"/>
    <w:rsid w:val="00BE5381"/>
    <w:rsid w:val="00BE5541"/>
    <w:rsid w:val="00BF1512"/>
    <w:rsid w:val="00BF2487"/>
    <w:rsid w:val="00BF36C0"/>
    <w:rsid w:val="00BF3CDD"/>
    <w:rsid w:val="00BF4EA2"/>
    <w:rsid w:val="00BF64ED"/>
    <w:rsid w:val="00C027E5"/>
    <w:rsid w:val="00C1218F"/>
    <w:rsid w:val="00C152CF"/>
    <w:rsid w:val="00C16A01"/>
    <w:rsid w:val="00C20426"/>
    <w:rsid w:val="00C24A76"/>
    <w:rsid w:val="00C301D3"/>
    <w:rsid w:val="00C37FC2"/>
    <w:rsid w:val="00C43476"/>
    <w:rsid w:val="00C456AD"/>
    <w:rsid w:val="00C4698A"/>
    <w:rsid w:val="00C46F1E"/>
    <w:rsid w:val="00C47AF4"/>
    <w:rsid w:val="00C51614"/>
    <w:rsid w:val="00C6174F"/>
    <w:rsid w:val="00C65F7F"/>
    <w:rsid w:val="00C726A8"/>
    <w:rsid w:val="00C72701"/>
    <w:rsid w:val="00C767DF"/>
    <w:rsid w:val="00C8058E"/>
    <w:rsid w:val="00C81CFC"/>
    <w:rsid w:val="00C823B8"/>
    <w:rsid w:val="00C83764"/>
    <w:rsid w:val="00C8724B"/>
    <w:rsid w:val="00C90634"/>
    <w:rsid w:val="00C90D67"/>
    <w:rsid w:val="00C93B08"/>
    <w:rsid w:val="00C97BB5"/>
    <w:rsid w:val="00CA1617"/>
    <w:rsid w:val="00CA1EC0"/>
    <w:rsid w:val="00CC44D1"/>
    <w:rsid w:val="00CC7BA4"/>
    <w:rsid w:val="00CD0F55"/>
    <w:rsid w:val="00CD6BBD"/>
    <w:rsid w:val="00CD73E1"/>
    <w:rsid w:val="00CE1048"/>
    <w:rsid w:val="00CE2D77"/>
    <w:rsid w:val="00CE5A8F"/>
    <w:rsid w:val="00CE7882"/>
    <w:rsid w:val="00CF1165"/>
    <w:rsid w:val="00CF127A"/>
    <w:rsid w:val="00CF3423"/>
    <w:rsid w:val="00CF5448"/>
    <w:rsid w:val="00CF60C4"/>
    <w:rsid w:val="00D026AC"/>
    <w:rsid w:val="00D04E52"/>
    <w:rsid w:val="00D05B68"/>
    <w:rsid w:val="00D05B96"/>
    <w:rsid w:val="00D079DE"/>
    <w:rsid w:val="00D13CC7"/>
    <w:rsid w:val="00D14B72"/>
    <w:rsid w:val="00D15B1C"/>
    <w:rsid w:val="00D1797B"/>
    <w:rsid w:val="00D217F5"/>
    <w:rsid w:val="00D22C69"/>
    <w:rsid w:val="00D2318C"/>
    <w:rsid w:val="00D24A62"/>
    <w:rsid w:val="00D24CA3"/>
    <w:rsid w:val="00D264DE"/>
    <w:rsid w:val="00D26BC9"/>
    <w:rsid w:val="00D30084"/>
    <w:rsid w:val="00D314A1"/>
    <w:rsid w:val="00D31B05"/>
    <w:rsid w:val="00D32275"/>
    <w:rsid w:val="00D32970"/>
    <w:rsid w:val="00D373C5"/>
    <w:rsid w:val="00D404A9"/>
    <w:rsid w:val="00D41E15"/>
    <w:rsid w:val="00D45026"/>
    <w:rsid w:val="00D45E14"/>
    <w:rsid w:val="00D46D0E"/>
    <w:rsid w:val="00D51B7B"/>
    <w:rsid w:val="00D54304"/>
    <w:rsid w:val="00D5600A"/>
    <w:rsid w:val="00D56ACC"/>
    <w:rsid w:val="00D61B95"/>
    <w:rsid w:val="00D66188"/>
    <w:rsid w:val="00D67A52"/>
    <w:rsid w:val="00D73E27"/>
    <w:rsid w:val="00D75699"/>
    <w:rsid w:val="00D82E2C"/>
    <w:rsid w:val="00D83190"/>
    <w:rsid w:val="00D832A9"/>
    <w:rsid w:val="00D87420"/>
    <w:rsid w:val="00D900E4"/>
    <w:rsid w:val="00D918F9"/>
    <w:rsid w:val="00DA0167"/>
    <w:rsid w:val="00DA0E9E"/>
    <w:rsid w:val="00DA324F"/>
    <w:rsid w:val="00DA43F4"/>
    <w:rsid w:val="00DA5384"/>
    <w:rsid w:val="00DB12DD"/>
    <w:rsid w:val="00DB158F"/>
    <w:rsid w:val="00DB2902"/>
    <w:rsid w:val="00DB4F1C"/>
    <w:rsid w:val="00DB5D4F"/>
    <w:rsid w:val="00DB64A8"/>
    <w:rsid w:val="00DC3E67"/>
    <w:rsid w:val="00DD48CF"/>
    <w:rsid w:val="00DD5331"/>
    <w:rsid w:val="00DD6F37"/>
    <w:rsid w:val="00DE2D55"/>
    <w:rsid w:val="00DE3B54"/>
    <w:rsid w:val="00DE5DBC"/>
    <w:rsid w:val="00DE6CF9"/>
    <w:rsid w:val="00DF048E"/>
    <w:rsid w:val="00DF0767"/>
    <w:rsid w:val="00DF1322"/>
    <w:rsid w:val="00DF3C88"/>
    <w:rsid w:val="00DF537A"/>
    <w:rsid w:val="00E00486"/>
    <w:rsid w:val="00E00D8E"/>
    <w:rsid w:val="00E00E12"/>
    <w:rsid w:val="00E02CC6"/>
    <w:rsid w:val="00E05545"/>
    <w:rsid w:val="00E102CB"/>
    <w:rsid w:val="00E11EE6"/>
    <w:rsid w:val="00E12378"/>
    <w:rsid w:val="00E12890"/>
    <w:rsid w:val="00E14F5E"/>
    <w:rsid w:val="00E1594F"/>
    <w:rsid w:val="00E16701"/>
    <w:rsid w:val="00E16951"/>
    <w:rsid w:val="00E16DB8"/>
    <w:rsid w:val="00E17ABA"/>
    <w:rsid w:val="00E22793"/>
    <w:rsid w:val="00E2602F"/>
    <w:rsid w:val="00E262A3"/>
    <w:rsid w:val="00E33471"/>
    <w:rsid w:val="00E340E3"/>
    <w:rsid w:val="00E37380"/>
    <w:rsid w:val="00E423F3"/>
    <w:rsid w:val="00E47E99"/>
    <w:rsid w:val="00E51FC9"/>
    <w:rsid w:val="00E521A3"/>
    <w:rsid w:val="00E55BB5"/>
    <w:rsid w:val="00E564EC"/>
    <w:rsid w:val="00E568D9"/>
    <w:rsid w:val="00E64415"/>
    <w:rsid w:val="00E710F9"/>
    <w:rsid w:val="00E75632"/>
    <w:rsid w:val="00E826FF"/>
    <w:rsid w:val="00E82EBE"/>
    <w:rsid w:val="00E845EE"/>
    <w:rsid w:val="00E8635D"/>
    <w:rsid w:val="00E92FE5"/>
    <w:rsid w:val="00E964E9"/>
    <w:rsid w:val="00EA1603"/>
    <w:rsid w:val="00EA4439"/>
    <w:rsid w:val="00EA49E8"/>
    <w:rsid w:val="00EB0D93"/>
    <w:rsid w:val="00EB2A55"/>
    <w:rsid w:val="00EB3B39"/>
    <w:rsid w:val="00EB53EA"/>
    <w:rsid w:val="00EB77AF"/>
    <w:rsid w:val="00EC0A31"/>
    <w:rsid w:val="00EC1B9D"/>
    <w:rsid w:val="00EC583C"/>
    <w:rsid w:val="00EC6538"/>
    <w:rsid w:val="00EC661E"/>
    <w:rsid w:val="00ED1A82"/>
    <w:rsid w:val="00ED64A6"/>
    <w:rsid w:val="00EE1551"/>
    <w:rsid w:val="00EE20A2"/>
    <w:rsid w:val="00EE2BFA"/>
    <w:rsid w:val="00EE2E0E"/>
    <w:rsid w:val="00EE3475"/>
    <w:rsid w:val="00EE3BBA"/>
    <w:rsid w:val="00EE5052"/>
    <w:rsid w:val="00EE62B0"/>
    <w:rsid w:val="00EE746E"/>
    <w:rsid w:val="00EF2116"/>
    <w:rsid w:val="00EF27D8"/>
    <w:rsid w:val="00EF461D"/>
    <w:rsid w:val="00EF4621"/>
    <w:rsid w:val="00EF5581"/>
    <w:rsid w:val="00EF5FCE"/>
    <w:rsid w:val="00F00184"/>
    <w:rsid w:val="00F0289B"/>
    <w:rsid w:val="00F02A89"/>
    <w:rsid w:val="00F07F59"/>
    <w:rsid w:val="00F149B9"/>
    <w:rsid w:val="00F1774A"/>
    <w:rsid w:val="00F20ACB"/>
    <w:rsid w:val="00F21811"/>
    <w:rsid w:val="00F2230B"/>
    <w:rsid w:val="00F24C5E"/>
    <w:rsid w:val="00F270DD"/>
    <w:rsid w:val="00F309FE"/>
    <w:rsid w:val="00F3249A"/>
    <w:rsid w:val="00F348D5"/>
    <w:rsid w:val="00F35797"/>
    <w:rsid w:val="00F36AE8"/>
    <w:rsid w:val="00F43253"/>
    <w:rsid w:val="00F433E0"/>
    <w:rsid w:val="00F47A00"/>
    <w:rsid w:val="00F52210"/>
    <w:rsid w:val="00F52570"/>
    <w:rsid w:val="00F52AA0"/>
    <w:rsid w:val="00F52E9F"/>
    <w:rsid w:val="00F53B43"/>
    <w:rsid w:val="00F54633"/>
    <w:rsid w:val="00F610B2"/>
    <w:rsid w:val="00F61455"/>
    <w:rsid w:val="00F62E79"/>
    <w:rsid w:val="00F739F4"/>
    <w:rsid w:val="00F751DC"/>
    <w:rsid w:val="00F75505"/>
    <w:rsid w:val="00F76284"/>
    <w:rsid w:val="00F76F79"/>
    <w:rsid w:val="00F81436"/>
    <w:rsid w:val="00F81AA0"/>
    <w:rsid w:val="00F84739"/>
    <w:rsid w:val="00F87101"/>
    <w:rsid w:val="00F87F0B"/>
    <w:rsid w:val="00F9479F"/>
    <w:rsid w:val="00FA06A3"/>
    <w:rsid w:val="00FA0B86"/>
    <w:rsid w:val="00FB0BA7"/>
    <w:rsid w:val="00FB140F"/>
    <w:rsid w:val="00FB4022"/>
    <w:rsid w:val="00FB5F72"/>
    <w:rsid w:val="00FB6C99"/>
    <w:rsid w:val="00FC294D"/>
    <w:rsid w:val="00FC6291"/>
    <w:rsid w:val="00FC6AA9"/>
    <w:rsid w:val="00FC7703"/>
    <w:rsid w:val="00FD4C4D"/>
    <w:rsid w:val="00FE1E63"/>
    <w:rsid w:val="00FE1EB5"/>
    <w:rsid w:val="00FE2C08"/>
    <w:rsid w:val="00FE3CDC"/>
    <w:rsid w:val="00FE52C5"/>
    <w:rsid w:val="00FE78C4"/>
    <w:rsid w:val="00FE7BFA"/>
    <w:rsid w:val="00FF2309"/>
    <w:rsid w:val="20E68ABD"/>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12E96"/>
    <w:pPr>
      <w:tabs>
        <w:tab w:val="center" w:pos="4320"/>
        <w:tab w:val="right" w:pos="8640"/>
      </w:tabs>
      <w:spacing w:after="0" w:line="240" w:lineRule="auto"/>
    </w:pPr>
  </w:style>
  <w:style w:type="character" w:customStyle="1" w:styleId="EncabezadoCar">
    <w:name w:val="Encabezado Car"/>
    <w:basedOn w:val="Fuentedeprrafopredeter"/>
    <w:link w:val="Encabezado"/>
    <w:uiPriority w:val="99"/>
    <w:rsid w:val="00312E96"/>
  </w:style>
  <w:style w:type="paragraph" w:styleId="Piedepgina">
    <w:name w:val="footer"/>
    <w:basedOn w:val="Normal"/>
    <w:link w:val="PiedepginaCar"/>
    <w:uiPriority w:val="99"/>
    <w:unhideWhenUsed/>
    <w:rsid w:val="00312E96"/>
    <w:pPr>
      <w:tabs>
        <w:tab w:val="center" w:pos="4320"/>
        <w:tab w:val="right" w:pos="8640"/>
      </w:tabs>
      <w:spacing w:after="0" w:line="240" w:lineRule="auto"/>
    </w:pPr>
  </w:style>
  <w:style w:type="character" w:customStyle="1" w:styleId="PiedepginaCar">
    <w:name w:val="Pie de página Car"/>
    <w:basedOn w:val="Fuentedeprrafopredeter"/>
    <w:link w:val="Piedepgina"/>
    <w:uiPriority w:val="99"/>
    <w:rsid w:val="00312E96"/>
  </w:style>
  <w:style w:type="table" w:styleId="Tablaconcuadrcula">
    <w:name w:val="Table Grid"/>
    <w:basedOn w:val="Tabla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Fuentedeprrafopredeter"/>
    <w:link w:val="CitaviBibliographyEntry"/>
    <w:uiPriority w:val="99"/>
    <w:rsid w:val="00656599"/>
  </w:style>
  <w:style w:type="paragraph" w:customStyle="1" w:styleId="CitaviBibliographyHeading">
    <w:name w:val="Citavi Bibliography Heading"/>
    <w:basedOn w:val="Ttulo1"/>
    <w:link w:val="CitaviBibliographyHeadingChar"/>
    <w:uiPriority w:val="99"/>
    <w:rsid w:val="00656599"/>
  </w:style>
  <w:style w:type="character" w:customStyle="1" w:styleId="CitaviBibliographyHeadingChar">
    <w:name w:val="Citavi Bibliography Heading Char"/>
    <w:basedOn w:val="Fuentedeprrafopredeter"/>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Ttulo1Car">
    <w:name w:val="Título 1 Car"/>
    <w:basedOn w:val="Fuentedeprrafopredeter"/>
    <w:link w:val="Ttulo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Ttulo2"/>
    <w:link w:val="CitaviChapterBibliographyHeadingChar"/>
    <w:uiPriority w:val="99"/>
    <w:rsid w:val="00656599"/>
  </w:style>
  <w:style w:type="character" w:customStyle="1" w:styleId="CitaviChapterBibliographyHeadingChar">
    <w:name w:val="Citavi Chapter Bibliography Heading Char"/>
    <w:basedOn w:val="Fuentedeprrafopredeter"/>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Ttulo2Car">
    <w:name w:val="Título 2 Car"/>
    <w:basedOn w:val="Fuentedeprrafopredeter"/>
    <w:link w:val="Ttulo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Ttulo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Fuentedeprrafopredeter"/>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Ttulo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Fuentedeprrafopredeter"/>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Ttulo3Car">
    <w:name w:val="Título 3 Car"/>
    <w:basedOn w:val="Fuentedeprrafopredeter"/>
    <w:link w:val="Ttulo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Ttulo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Fuentedeprrafopredeter"/>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Ttulo4Car">
    <w:name w:val="Título 4 Car"/>
    <w:basedOn w:val="Fuentedeprrafopredeter"/>
    <w:link w:val="Ttulo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Ttulo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Fuentedeprrafopredeter"/>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Ttulo5Car">
    <w:name w:val="Título 5 Car"/>
    <w:basedOn w:val="Fuentedeprrafopredeter"/>
    <w:link w:val="Ttulo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Ttulo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Fuentedeprrafopredeter"/>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Ttulo6Car">
    <w:name w:val="Título 6 Car"/>
    <w:basedOn w:val="Fuentedeprrafopredeter"/>
    <w:link w:val="Ttulo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Ttulo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Fuentedeprrafopredeter"/>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Ttulo7Car">
    <w:name w:val="Título 7 Car"/>
    <w:basedOn w:val="Fuentedeprrafopredeter"/>
    <w:link w:val="Ttulo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Ttulo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Fuentedeprrafopredeter"/>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Ttulo8Car">
    <w:name w:val="Título 8 Car"/>
    <w:basedOn w:val="Fuentedeprrafopredeter"/>
    <w:link w:val="Ttulo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Ttulo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Fuentedeprrafopredeter"/>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Ttulo9Car">
    <w:name w:val="Título 9 Car"/>
    <w:basedOn w:val="Fuentedeprrafopredeter"/>
    <w:link w:val="Ttulo9"/>
    <w:uiPriority w:val="9"/>
    <w:semiHidden/>
    <w:rsid w:val="00656599"/>
    <w:rPr>
      <w:rFonts w:asciiTheme="majorHAnsi" w:eastAsiaTheme="majorEastAsia" w:hAnsiTheme="majorHAnsi" w:cstheme="majorBidi"/>
      <w:i/>
      <w:iCs/>
      <w:color w:val="272727" w:themeColor="text1" w:themeTint="D8"/>
      <w:sz w:val="21"/>
      <w:szCs w:val="21"/>
    </w:rPr>
  </w:style>
  <w:style w:type="character" w:styleId="Textodelmarcadordeposicin">
    <w:name w:val="Placeholder Text"/>
    <w:basedOn w:val="Fuentedeprrafopredeter"/>
    <w:uiPriority w:val="99"/>
    <w:semiHidden/>
    <w:rsid w:val="00656599"/>
    <w:rPr>
      <w:color w:val="808080"/>
    </w:rPr>
  </w:style>
  <w:style w:type="paragraph" w:styleId="TtuloTDC">
    <w:name w:val="TOC Heading"/>
    <w:basedOn w:val="Ttulo1"/>
    <w:next w:val="Normal"/>
    <w:uiPriority w:val="39"/>
    <w:semiHidden/>
    <w:unhideWhenUsed/>
    <w:qFormat/>
    <w:rsid w:val="00503180"/>
    <w:pPr>
      <w:outlineLvl w:val="9"/>
    </w:pPr>
  </w:style>
  <w:style w:type="paragraph" w:styleId="Bibliografa">
    <w:name w:val="Bibliography"/>
    <w:basedOn w:val="Normal"/>
    <w:next w:val="Normal"/>
    <w:uiPriority w:val="37"/>
    <w:semiHidden/>
    <w:unhideWhenUsed/>
    <w:rsid w:val="00503180"/>
  </w:style>
  <w:style w:type="character" w:styleId="Ttulodellibro">
    <w:name w:val="Book Title"/>
    <w:basedOn w:val="Fuentedeprrafopredeter"/>
    <w:uiPriority w:val="33"/>
    <w:qFormat/>
    <w:rsid w:val="00503180"/>
    <w:rPr>
      <w:b/>
      <w:bCs/>
      <w:i/>
      <w:iCs/>
      <w:spacing w:val="5"/>
    </w:rPr>
  </w:style>
  <w:style w:type="character" w:styleId="Referenciaintensa">
    <w:name w:val="Intense Reference"/>
    <w:basedOn w:val="Fuentedeprrafopredeter"/>
    <w:uiPriority w:val="32"/>
    <w:qFormat/>
    <w:rsid w:val="00503180"/>
    <w:rPr>
      <w:b/>
      <w:bCs/>
      <w:smallCaps/>
      <w:color w:val="4472C4" w:themeColor="accent1"/>
      <w:spacing w:val="5"/>
    </w:rPr>
  </w:style>
  <w:style w:type="character" w:styleId="Referenciasutil">
    <w:name w:val="Subtle Reference"/>
    <w:basedOn w:val="Fuentedeprrafopredeter"/>
    <w:uiPriority w:val="31"/>
    <w:qFormat/>
    <w:rsid w:val="00503180"/>
    <w:rPr>
      <w:smallCaps/>
      <w:color w:val="5A5A5A" w:themeColor="text1" w:themeTint="A5"/>
    </w:rPr>
  </w:style>
  <w:style w:type="character" w:styleId="nfasisintenso">
    <w:name w:val="Intense Emphasis"/>
    <w:basedOn w:val="Fuentedeprrafopredeter"/>
    <w:uiPriority w:val="21"/>
    <w:qFormat/>
    <w:rsid w:val="00503180"/>
    <w:rPr>
      <w:i/>
      <w:iCs/>
      <w:color w:val="4472C4" w:themeColor="accent1"/>
    </w:rPr>
  </w:style>
  <w:style w:type="character" w:styleId="nfasissutil">
    <w:name w:val="Subtle Emphasis"/>
    <w:basedOn w:val="Fuentedeprrafopredeter"/>
    <w:uiPriority w:val="19"/>
    <w:qFormat/>
    <w:rsid w:val="00503180"/>
    <w:rPr>
      <w:i/>
      <w:iCs/>
      <w:color w:val="404040" w:themeColor="text1" w:themeTint="BF"/>
    </w:rPr>
  </w:style>
  <w:style w:type="paragraph" w:styleId="Citadestacada">
    <w:name w:val="Intense Quote"/>
    <w:basedOn w:val="Normal"/>
    <w:next w:val="Normal"/>
    <w:link w:val="CitadestacadaC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03180"/>
    <w:rPr>
      <w:i/>
      <w:iCs/>
      <w:color w:val="4472C4" w:themeColor="accent1"/>
    </w:rPr>
  </w:style>
  <w:style w:type="paragraph" w:styleId="Cita">
    <w:name w:val="Quote"/>
    <w:basedOn w:val="Normal"/>
    <w:next w:val="Normal"/>
    <w:link w:val="CitaCar"/>
    <w:uiPriority w:val="29"/>
    <w:qFormat/>
    <w:rsid w:val="0050318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03180"/>
    <w:rPr>
      <w:i/>
      <w:iCs/>
      <w:color w:val="404040" w:themeColor="text1" w:themeTint="BF"/>
    </w:rPr>
  </w:style>
  <w:style w:type="table" w:styleId="Listamedia1-nfasis1">
    <w:name w:val="Medium List 1 Accent 1"/>
    <w:basedOn w:val="Tabla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Sombreadomedio2-nfasis1">
    <w:name w:val="Medium Shading 2 Accent 1"/>
    <w:basedOn w:val="Tabla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Cuadrculaclara-nfasis1">
    <w:name w:val="Light Grid Accent 1"/>
    <w:basedOn w:val="Tabla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staclara-nfasis1">
    <w:name w:val="Light List Accent 1"/>
    <w:basedOn w:val="Tabla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Sombreadoclaro-nfasis1">
    <w:name w:val="Light Shading Accent 1"/>
    <w:basedOn w:val="Tabla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uadrculavistosa">
    <w:name w:val="Colorful Grid"/>
    <w:basedOn w:val="Tabla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vistosa">
    <w:name w:val="Colorful List"/>
    <w:basedOn w:val="Tabla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ombreadovistoso">
    <w:name w:val="Colorful Shading"/>
    <w:basedOn w:val="Tabla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uadrculamedia3">
    <w:name w:val="Medium Grid 3"/>
    <w:basedOn w:val="Tabla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2">
    <w:name w:val="Medium Grid 2"/>
    <w:basedOn w:val="Tabla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1">
    <w:name w:val="Medium Grid 1"/>
    <w:basedOn w:val="Tabla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media2">
    <w:name w:val="Medium List 2"/>
    <w:basedOn w:val="Tabla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1">
    <w:name w:val="Medium List 1"/>
    <w:basedOn w:val="Tabla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Sombreadomedio2">
    <w:name w:val="Medium Shading 2"/>
    <w:basedOn w:val="Tabla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
    <w:name w:val="Medium Shading 1"/>
    <w:basedOn w:val="Tabla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
    <w:name w:val="Light Grid"/>
    <w:basedOn w:val="Tabla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la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claro">
    <w:name w:val="Light Shading"/>
    <w:basedOn w:val="Tabla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inespaciado">
    <w:name w:val="No Spacing"/>
    <w:uiPriority w:val="1"/>
    <w:qFormat/>
    <w:rsid w:val="00503180"/>
    <w:pPr>
      <w:spacing w:after="0" w:line="240" w:lineRule="auto"/>
    </w:pPr>
  </w:style>
  <w:style w:type="character" w:styleId="VariableHTML">
    <w:name w:val="HTML Variable"/>
    <w:basedOn w:val="Fuentedeprrafopredeter"/>
    <w:uiPriority w:val="99"/>
    <w:semiHidden/>
    <w:unhideWhenUsed/>
    <w:rsid w:val="00503180"/>
    <w:rPr>
      <w:i/>
      <w:iCs/>
    </w:rPr>
  </w:style>
  <w:style w:type="character" w:styleId="MquinadeescribirHTML">
    <w:name w:val="HTML Typewriter"/>
    <w:basedOn w:val="Fuentedeprrafopredeter"/>
    <w:uiPriority w:val="99"/>
    <w:semiHidden/>
    <w:unhideWhenUsed/>
    <w:rsid w:val="00503180"/>
    <w:rPr>
      <w:rFonts w:ascii="Consolas" w:hAnsi="Consolas"/>
      <w:sz w:val="20"/>
      <w:szCs w:val="20"/>
    </w:rPr>
  </w:style>
  <w:style w:type="character" w:styleId="EjemplodeHTML">
    <w:name w:val="HTML Sample"/>
    <w:basedOn w:val="Fuentedeprrafopredeter"/>
    <w:uiPriority w:val="99"/>
    <w:semiHidden/>
    <w:unhideWhenUsed/>
    <w:rsid w:val="00503180"/>
    <w:rPr>
      <w:rFonts w:ascii="Consolas" w:hAnsi="Consolas"/>
      <w:sz w:val="24"/>
      <w:szCs w:val="24"/>
    </w:rPr>
  </w:style>
  <w:style w:type="paragraph" w:styleId="HTMLconformatoprevio">
    <w:name w:val="HTML Preformatted"/>
    <w:basedOn w:val="Normal"/>
    <w:link w:val="HTMLconformatoprevioCar"/>
    <w:uiPriority w:val="99"/>
    <w:semiHidden/>
    <w:unhideWhenUsed/>
    <w:rsid w:val="0050318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503180"/>
    <w:rPr>
      <w:rFonts w:ascii="Consolas" w:hAnsi="Consolas"/>
      <w:sz w:val="20"/>
      <w:szCs w:val="20"/>
    </w:rPr>
  </w:style>
  <w:style w:type="character" w:styleId="TecladoHTML">
    <w:name w:val="HTML Keyboard"/>
    <w:basedOn w:val="Fuentedeprrafopredeter"/>
    <w:uiPriority w:val="99"/>
    <w:semiHidden/>
    <w:unhideWhenUsed/>
    <w:rsid w:val="00503180"/>
    <w:rPr>
      <w:rFonts w:ascii="Consolas" w:hAnsi="Consolas"/>
      <w:sz w:val="20"/>
      <w:szCs w:val="20"/>
    </w:rPr>
  </w:style>
  <w:style w:type="character" w:styleId="DefinicinHTML">
    <w:name w:val="HTML Definition"/>
    <w:basedOn w:val="Fuentedeprrafopredeter"/>
    <w:uiPriority w:val="99"/>
    <w:semiHidden/>
    <w:unhideWhenUsed/>
    <w:rsid w:val="00503180"/>
    <w:rPr>
      <w:i/>
      <w:iCs/>
    </w:rPr>
  </w:style>
  <w:style w:type="character" w:styleId="CdigoHTML">
    <w:name w:val="HTML Code"/>
    <w:basedOn w:val="Fuentedeprrafopredeter"/>
    <w:uiPriority w:val="99"/>
    <w:semiHidden/>
    <w:unhideWhenUsed/>
    <w:rsid w:val="00503180"/>
    <w:rPr>
      <w:rFonts w:ascii="Consolas" w:hAnsi="Consolas"/>
      <w:sz w:val="20"/>
      <w:szCs w:val="20"/>
    </w:rPr>
  </w:style>
  <w:style w:type="character" w:styleId="CitaHTML">
    <w:name w:val="HTML Cite"/>
    <w:basedOn w:val="Fuentedeprrafopredeter"/>
    <w:uiPriority w:val="99"/>
    <w:semiHidden/>
    <w:unhideWhenUsed/>
    <w:rsid w:val="00503180"/>
    <w:rPr>
      <w:i/>
      <w:iCs/>
    </w:rPr>
  </w:style>
  <w:style w:type="paragraph" w:styleId="DireccinHTML">
    <w:name w:val="HTML Address"/>
    <w:basedOn w:val="Normal"/>
    <w:link w:val="DireccinHTMLCar"/>
    <w:uiPriority w:val="99"/>
    <w:semiHidden/>
    <w:unhideWhenUsed/>
    <w:rsid w:val="00503180"/>
    <w:pPr>
      <w:spacing w:after="0" w:line="240" w:lineRule="auto"/>
    </w:pPr>
    <w:rPr>
      <w:i/>
      <w:iCs/>
    </w:rPr>
  </w:style>
  <w:style w:type="character" w:customStyle="1" w:styleId="DireccinHTMLCar">
    <w:name w:val="Dirección HTML Car"/>
    <w:basedOn w:val="Fuentedeprrafopredeter"/>
    <w:link w:val="DireccinHTML"/>
    <w:uiPriority w:val="99"/>
    <w:semiHidden/>
    <w:rsid w:val="00503180"/>
    <w:rPr>
      <w:i/>
      <w:iCs/>
    </w:rPr>
  </w:style>
  <w:style w:type="character" w:styleId="AcrnimoHTML">
    <w:name w:val="HTML Acronym"/>
    <w:basedOn w:val="Fuentedeprrafopredeter"/>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Textosinformato">
    <w:name w:val="Plain Text"/>
    <w:basedOn w:val="Normal"/>
    <w:link w:val="TextosinformatoCar"/>
    <w:uiPriority w:val="99"/>
    <w:semiHidden/>
    <w:unhideWhenUsed/>
    <w:rsid w:val="00503180"/>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503180"/>
    <w:rPr>
      <w:rFonts w:ascii="Consolas" w:hAnsi="Consolas"/>
      <w:sz w:val="21"/>
      <w:szCs w:val="21"/>
    </w:rPr>
  </w:style>
  <w:style w:type="paragraph" w:styleId="Mapadeldocumento">
    <w:name w:val="Document Map"/>
    <w:basedOn w:val="Normal"/>
    <w:link w:val="MapadeldocumentoCar"/>
    <w:uiPriority w:val="99"/>
    <w:semiHidden/>
    <w:unhideWhenUsed/>
    <w:rsid w:val="00503180"/>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503180"/>
    <w:rPr>
      <w:rFonts w:ascii="Segoe UI" w:hAnsi="Segoe UI" w:cs="Segoe UI"/>
      <w:sz w:val="16"/>
      <w:szCs w:val="16"/>
    </w:rPr>
  </w:style>
  <w:style w:type="character" w:styleId="nfasis">
    <w:name w:val="Emphasis"/>
    <w:basedOn w:val="Fuentedeprrafopredeter"/>
    <w:uiPriority w:val="20"/>
    <w:qFormat/>
    <w:rsid w:val="00503180"/>
    <w:rPr>
      <w:i/>
      <w:iCs/>
    </w:rPr>
  </w:style>
  <w:style w:type="character" w:styleId="Textoennegrita">
    <w:name w:val="Strong"/>
    <w:basedOn w:val="Fuentedeprrafopredeter"/>
    <w:uiPriority w:val="22"/>
    <w:qFormat/>
    <w:rsid w:val="00503180"/>
    <w:rPr>
      <w:b/>
      <w:bCs/>
    </w:rPr>
  </w:style>
  <w:style w:type="character" w:styleId="Hipervnculovisitado">
    <w:name w:val="FollowedHyperlink"/>
    <w:basedOn w:val="Fuentedeprrafopredeter"/>
    <w:uiPriority w:val="99"/>
    <w:semiHidden/>
    <w:unhideWhenUsed/>
    <w:rsid w:val="00503180"/>
    <w:rPr>
      <w:color w:val="954F72" w:themeColor="followedHyperlink"/>
      <w:u w:val="single"/>
    </w:rPr>
  </w:style>
  <w:style w:type="character" w:styleId="Hipervnculo">
    <w:name w:val="Hyperlink"/>
    <w:basedOn w:val="Fuentedeprrafopredeter"/>
    <w:uiPriority w:val="99"/>
    <w:semiHidden/>
    <w:unhideWhenUsed/>
    <w:rsid w:val="00503180"/>
    <w:rPr>
      <w:color w:val="0563C1" w:themeColor="hyperlink"/>
      <w:u w:val="single"/>
    </w:rPr>
  </w:style>
  <w:style w:type="paragraph" w:styleId="Textodebloque">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Sangra3detindependiente">
    <w:name w:val="Body Text Indent 3"/>
    <w:basedOn w:val="Normal"/>
    <w:link w:val="Sangra3detindependienteCar"/>
    <w:uiPriority w:val="99"/>
    <w:semiHidden/>
    <w:unhideWhenUsed/>
    <w:rsid w:val="00503180"/>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503180"/>
    <w:rPr>
      <w:sz w:val="16"/>
      <w:szCs w:val="16"/>
    </w:rPr>
  </w:style>
  <w:style w:type="paragraph" w:styleId="Sangra2detindependiente">
    <w:name w:val="Body Text Indent 2"/>
    <w:basedOn w:val="Normal"/>
    <w:link w:val="Sangra2detindependienteCar"/>
    <w:uiPriority w:val="99"/>
    <w:semiHidden/>
    <w:unhideWhenUsed/>
    <w:rsid w:val="00503180"/>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03180"/>
  </w:style>
  <w:style w:type="paragraph" w:styleId="Textoindependiente3">
    <w:name w:val="Body Text 3"/>
    <w:basedOn w:val="Normal"/>
    <w:link w:val="Textoindependiente3Car"/>
    <w:uiPriority w:val="99"/>
    <w:semiHidden/>
    <w:unhideWhenUsed/>
    <w:rsid w:val="00503180"/>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03180"/>
    <w:rPr>
      <w:sz w:val="16"/>
      <w:szCs w:val="16"/>
    </w:rPr>
  </w:style>
  <w:style w:type="paragraph" w:styleId="Textoindependiente2">
    <w:name w:val="Body Text 2"/>
    <w:basedOn w:val="Normal"/>
    <w:link w:val="Textoindependiente2Car"/>
    <w:uiPriority w:val="99"/>
    <w:semiHidden/>
    <w:unhideWhenUsed/>
    <w:rsid w:val="00503180"/>
    <w:pPr>
      <w:spacing w:after="120" w:line="480" w:lineRule="auto"/>
    </w:pPr>
  </w:style>
  <w:style w:type="character" w:customStyle="1" w:styleId="Textoindependiente2Car">
    <w:name w:val="Texto independiente 2 Car"/>
    <w:basedOn w:val="Fuentedeprrafopredeter"/>
    <w:link w:val="Textoindependiente2"/>
    <w:uiPriority w:val="99"/>
    <w:semiHidden/>
    <w:rsid w:val="00503180"/>
  </w:style>
  <w:style w:type="paragraph" w:styleId="Encabezadodenota">
    <w:name w:val="Note Heading"/>
    <w:basedOn w:val="Normal"/>
    <w:next w:val="Normal"/>
    <w:link w:val="EncabezadodenotaCar"/>
    <w:uiPriority w:val="99"/>
    <w:semiHidden/>
    <w:unhideWhenUsed/>
    <w:rsid w:val="00503180"/>
    <w:pPr>
      <w:spacing w:after="0" w:line="240" w:lineRule="auto"/>
    </w:pPr>
  </w:style>
  <w:style w:type="character" w:customStyle="1" w:styleId="EncabezadodenotaCar">
    <w:name w:val="Encabezado de nota Car"/>
    <w:basedOn w:val="Fuentedeprrafopredeter"/>
    <w:link w:val="Encabezadodenota"/>
    <w:uiPriority w:val="99"/>
    <w:semiHidden/>
    <w:rsid w:val="00503180"/>
  </w:style>
  <w:style w:type="paragraph" w:styleId="Sangradetextonormal">
    <w:name w:val="Body Text Indent"/>
    <w:basedOn w:val="Normal"/>
    <w:link w:val="SangradetextonormalCar"/>
    <w:uiPriority w:val="99"/>
    <w:semiHidden/>
    <w:unhideWhenUsed/>
    <w:rsid w:val="00503180"/>
    <w:pPr>
      <w:spacing w:after="120"/>
      <w:ind w:left="283"/>
    </w:pPr>
  </w:style>
  <w:style w:type="character" w:customStyle="1" w:styleId="SangradetextonormalCar">
    <w:name w:val="Sangría de texto normal Car"/>
    <w:basedOn w:val="Fuentedeprrafopredeter"/>
    <w:link w:val="Sangradetextonormal"/>
    <w:uiPriority w:val="99"/>
    <w:semiHidden/>
    <w:rsid w:val="00503180"/>
  </w:style>
  <w:style w:type="paragraph" w:styleId="Textoindependienteprimerasangra2">
    <w:name w:val="Body Text First Indent 2"/>
    <w:basedOn w:val="Sangradetextonormal"/>
    <w:link w:val="Textoindependienteprimerasangra2Car"/>
    <w:uiPriority w:val="99"/>
    <w:semiHidden/>
    <w:unhideWhenUsed/>
    <w:rsid w:val="0050318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503180"/>
  </w:style>
  <w:style w:type="paragraph" w:styleId="Textoindependiente">
    <w:name w:val="Body Text"/>
    <w:basedOn w:val="Normal"/>
    <w:link w:val="TextoindependienteCar"/>
    <w:uiPriority w:val="99"/>
    <w:semiHidden/>
    <w:unhideWhenUsed/>
    <w:rsid w:val="00503180"/>
    <w:pPr>
      <w:spacing w:after="120"/>
    </w:pPr>
  </w:style>
  <w:style w:type="character" w:customStyle="1" w:styleId="TextoindependienteCar">
    <w:name w:val="Texto independiente Car"/>
    <w:basedOn w:val="Fuentedeprrafopredeter"/>
    <w:link w:val="Textoindependiente"/>
    <w:uiPriority w:val="99"/>
    <w:semiHidden/>
    <w:rsid w:val="00503180"/>
  </w:style>
  <w:style w:type="paragraph" w:styleId="Textoindependienteprimerasangra">
    <w:name w:val="Body Text First Indent"/>
    <w:basedOn w:val="Textoindependiente"/>
    <w:link w:val="TextoindependienteprimerasangraCar"/>
    <w:uiPriority w:val="99"/>
    <w:semiHidden/>
    <w:unhideWhenUsed/>
    <w:rsid w:val="00503180"/>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503180"/>
  </w:style>
  <w:style w:type="paragraph" w:styleId="Fecha">
    <w:name w:val="Date"/>
    <w:basedOn w:val="Normal"/>
    <w:next w:val="Normal"/>
    <w:link w:val="FechaCar"/>
    <w:uiPriority w:val="99"/>
    <w:semiHidden/>
    <w:unhideWhenUsed/>
    <w:rsid w:val="00503180"/>
  </w:style>
  <w:style w:type="character" w:customStyle="1" w:styleId="FechaCar">
    <w:name w:val="Fecha Car"/>
    <w:basedOn w:val="Fuentedeprrafopredeter"/>
    <w:link w:val="Fecha"/>
    <w:uiPriority w:val="99"/>
    <w:semiHidden/>
    <w:rsid w:val="00503180"/>
  </w:style>
  <w:style w:type="paragraph" w:styleId="Saludo">
    <w:name w:val="Salutation"/>
    <w:basedOn w:val="Normal"/>
    <w:next w:val="Normal"/>
    <w:link w:val="SaludoCar"/>
    <w:uiPriority w:val="99"/>
    <w:semiHidden/>
    <w:unhideWhenUsed/>
    <w:rsid w:val="00503180"/>
  </w:style>
  <w:style w:type="character" w:customStyle="1" w:styleId="SaludoCar">
    <w:name w:val="Saludo Car"/>
    <w:basedOn w:val="Fuentedeprrafopredeter"/>
    <w:link w:val="Saludo"/>
    <w:uiPriority w:val="99"/>
    <w:semiHidden/>
    <w:rsid w:val="00503180"/>
  </w:style>
  <w:style w:type="paragraph" w:styleId="Subttulo">
    <w:name w:val="Subtitle"/>
    <w:basedOn w:val="Normal"/>
    <w:next w:val="Normal"/>
    <w:link w:val="SubttuloCar"/>
    <w:uiPriority w:val="11"/>
    <w:qFormat/>
    <w:rsid w:val="00503180"/>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503180"/>
    <w:rPr>
      <w:color w:val="5A5A5A" w:themeColor="text1" w:themeTint="A5"/>
      <w:spacing w:val="15"/>
    </w:rPr>
  </w:style>
  <w:style w:type="paragraph" w:styleId="Encabezadodemensaje">
    <w:name w:val="Message Header"/>
    <w:basedOn w:val="Normal"/>
    <w:link w:val="EncabezadodemensajeC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503180"/>
    <w:rPr>
      <w:rFonts w:asciiTheme="majorHAnsi" w:eastAsiaTheme="majorEastAsia" w:hAnsiTheme="majorHAnsi" w:cstheme="majorBidi"/>
      <w:sz w:val="24"/>
      <w:szCs w:val="24"/>
      <w:shd w:val="pct20" w:color="auto" w:fill="auto"/>
    </w:rPr>
  </w:style>
  <w:style w:type="paragraph" w:styleId="Continuarlista5">
    <w:name w:val="List Continue 5"/>
    <w:basedOn w:val="Normal"/>
    <w:uiPriority w:val="99"/>
    <w:semiHidden/>
    <w:unhideWhenUsed/>
    <w:rsid w:val="00503180"/>
    <w:pPr>
      <w:spacing w:after="120"/>
      <w:ind w:left="1415"/>
      <w:contextualSpacing/>
    </w:pPr>
  </w:style>
  <w:style w:type="paragraph" w:styleId="Continuarlista4">
    <w:name w:val="List Continue 4"/>
    <w:basedOn w:val="Normal"/>
    <w:uiPriority w:val="99"/>
    <w:semiHidden/>
    <w:unhideWhenUsed/>
    <w:rsid w:val="00503180"/>
    <w:pPr>
      <w:spacing w:after="120"/>
      <w:ind w:left="1132"/>
      <w:contextualSpacing/>
    </w:pPr>
  </w:style>
  <w:style w:type="paragraph" w:styleId="Continuarlista3">
    <w:name w:val="List Continue 3"/>
    <w:basedOn w:val="Normal"/>
    <w:uiPriority w:val="99"/>
    <w:semiHidden/>
    <w:unhideWhenUsed/>
    <w:rsid w:val="00503180"/>
    <w:pPr>
      <w:spacing w:after="120"/>
      <w:ind w:left="849"/>
      <w:contextualSpacing/>
    </w:pPr>
  </w:style>
  <w:style w:type="paragraph" w:styleId="Continuarlista2">
    <w:name w:val="List Continue 2"/>
    <w:basedOn w:val="Normal"/>
    <w:uiPriority w:val="99"/>
    <w:semiHidden/>
    <w:unhideWhenUsed/>
    <w:rsid w:val="00503180"/>
    <w:pPr>
      <w:spacing w:after="120"/>
      <w:ind w:left="566"/>
      <w:contextualSpacing/>
    </w:pPr>
  </w:style>
  <w:style w:type="paragraph" w:styleId="Continuarlista">
    <w:name w:val="List Continue"/>
    <w:basedOn w:val="Normal"/>
    <w:uiPriority w:val="99"/>
    <w:semiHidden/>
    <w:unhideWhenUsed/>
    <w:rsid w:val="00503180"/>
    <w:pPr>
      <w:spacing w:after="120"/>
      <w:ind w:left="283"/>
      <w:contextualSpacing/>
    </w:pPr>
  </w:style>
  <w:style w:type="paragraph" w:styleId="Firma">
    <w:name w:val="Signature"/>
    <w:basedOn w:val="Normal"/>
    <w:link w:val="FirmaCar"/>
    <w:uiPriority w:val="99"/>
    <w:semiHidden/>
    <w:unhideWhenUsed/>
    <w:rsid w:val="00503180"/>
    <w:pPr>
      <w:spacing w:after="0" w:line="240" w:lineRule="auto"/>
      <w:ind w:left="4252"/>
    </w:pPr>
  </w:style>
  <w:style w:type="character" w:customStyle="1" w:styleId="FirmaCar">
    <w:name w:val="Firma Car"/>
    <w:basedOn w:val="Fuentedeprrafopredeter"/>
    <w:link w:val="Firma"/>
    <w:uiPriority w:val="99"/>
    <w:semiHidden/>
    <w:rsid w:val="00503180"/>
  </w:style>
  <w:style w:type="paragraph" w:styleId="Cierre">
    <w:name w:val="Closing"/>
    <w:basedOn w:val="Normal"/>
    <w:link w:val="CierreCar"/>
    <w:uiPriority w:val="99"/>
    <w:semiHidden/>
    <w:unhideWhenUsed/>
    <w:rsid w:val="00503180"/>
    <w:pPr>
      <w:spacing w:after="0" w:line="240" w:lineRule="auto"/>
      <w:ind w:left="4252"/>
    </w:pPr>
  </w:style>
  <w:style w:type="character" w:customStyle="1" w:styleId="CierreCar">
    <w:name w:val="Cierre Car"/>
    <w:basedOn w:val="Fuentedeprrafopredeter"/>
    <w:link w:val="Cierre"/>
    <w:uiPriority w:val="99"/>
    <w:semiHidden/>
    <w:rsid w:val="00503180"/>
  </w:style>
  <w:style w:type="paragraph" w:styleId="Ttulo">
    <w:name w:val="Title"/>
    <w:basedOn w:val="Normal"/>
    <w:next w:val="Normal"/>
    <w:link w:val="TtuloC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3180"/>
    <w:rPr>
      <w:rFonts w:asciiTheme="majorHAnsi" w:eastAsiaTheme="majorEastAsia" w:hAnsiTheme="majorHAnsi" w:cstheme="majorBidi"/>
      <w:spacing w:val="-10"/>
      <w:kern w:val="28"/>
      <w:sz w:val="56"/>
      <w:szCs w:val="56"/>
    </w:rPr>
  </w:style>
  <w:style w:type="paragraph" w:styleId="Listaconnmeros5">
    <w:name w:val="List Number 5"/>
    <w:basedOn w:val="Normal"/>
    <w:uiPriority w:val="99"/>
    <w:semiHidden/>
    <w:unhideWhenUsed/>
    <w:rsid w:val="00503180"/>
    <w:pPr>
      <w:numPr>
        <w:numId w:val="2"/>
      </w:numPr>
      <w:contextualSpacing/>
    </w:pPr>
  </w:style>
  <w:style w:type="paragraph" w:styleId="Listaconnmeros4">
    <w:name w:val="List Number 4"/>
    <w:basedOn w:val="Normal"/>
    <w:uiPriority w:val="99"/>
    <w:semiHidden/>
    <w:unhideWhenUsed/>
    <w:rsid w:val="00503180"/>
    <w:pPr>
      <w:numPr>
        <w:numId w:val="3"/>
      </w:numPr>
      <w:contextualSpacing/>
    </w:pPr>
  </w:style>
  <w:style w:type="paragraph" w:styleId="Listaconnmeros3">
    <w:name w:val="List Number 3"/>
    <w:basedOn w:val="Normal"/>
    <w:uiPriority w:val="99"/>
    <w:semiHidden/>
    <w:unhideWhenUsed/>
    <w:rsid w:val="00503180"/>
    <w:pPr>
      <w:numPr>
        <w:numId w:val="4"/>
      </w:numPr>
      <w:contextualSpacing/>
    </w:pPr>
  </w:style>
  <w:style w:type="paragraph" w:styleId="Listaconnmeros2">
    <w:name w:val="List Number 2"/>
    <w:basedOn w:val="Normal"/>
    <w:uiPriority w:val="99"/>
    <w:semiHidden/>
    <w:unhideWhenUsed/>
    <w:rsid w:val="00503180"/>
    <w:pPr>
      <w:numPr>
        <w:numId w:val="5"/>
      </w:numPr>
      <w:contextualSpacing/>
    </w:pPr>
  </w:style>
  <w:style w:type="paragraph" w:styleId="Listaconvietas5">
    <w:name w:val="List Bullet 5"/>
    <w:basedOn w:val="Normal"/>
    <w:uiPriority w:val="99"/>
    <w:semiHidden/>
    <w:unhideWhenUsed/>
    <w:rsid w:val="00503180"/>
    <w:pPr>
      <w:numPr>
        <w:numId w:val="6"/>
      </w:numPr>
      <w:contextualSpacing/>
    </w:pPr>
  </w:style>
  <w:style w:type="paragraph" w:styleId="Listaconvietas4">
    <w:name w:val="List Bullet 4"/>
    <w:basedOn w:val="Normal"/>
    <w:uiPriority w:val="99"/>
    <w:semiHidden/>
    <w:unhideWhenUsed/>
    <w:rsid w:val="00503180"/>
    <w:pPr>
      <w:numPr>
        <w:numId w:val="7"/>
      </w:numPr>
      <w:contextualSpacing/>
    </w:pPr>
  </w:style>
  <w:style w:type="paragraph" w:styleId="Listaconvietas3">
    <w:name w:val="List Bullet 3"/>
    <w:basedOn w:val="Normal"/>
    <w:uiPriority w:val="99"/>
    <w:semiHidden/>
    <w:unhideWhenUsed/>
    <w:rsid w:val="00503180"/>
    <w:pPr>
      <w:numPr>
        <w:numId w:val="8"/>
      </w:numPr>
      <w:contextualSpacing/>
    </w:pPr>
  </w:style>
  <w:style w:type="paragraph" w:styleId="Listaconvietas2">
    <w:name w:val="List Bullet 2"/>
    <w:basedOn w:val="Normal"/>
    <w:uiPriority w:val="99"/>
    <w:semiHidden/>
    <w:unhideWhenUsed/>
    <w:rsid w:val="00503180"/>
    <w:pPr>
      <w:numPr>
        <w:numId w:val="9"/>
      </w:numPr>
      <w:contextualSpacing/>
    </w:pPr>
  </w:style>
  <w:style w:type="paragraph" w:styleId="Lista5">
    <w:name w:val="List 5"/>
    <w:basedOn w:val="Normal"/>
    <w:uiPriority w:val="99"/>
    <w:semiHidden/>
    <w:unhideWhenUsed/>
    <w:rsid w:val="00503180"/>
    <w:pPr>
      <w:ind w:left="1415" w:hanging="283"/>
      <w:contextualSpacing/>
    </w:pPr>
  </w:style>
  <w:style w:type="paragraph" w:styleId="Lista4">
    <w:name w:val="List 4"/>
    <w:basedOn w:val="Normal"/>
    <w:uiPriority w:val="99"/>
    <w:semiHidden/>
    <w:unhideWhenUsed/>
    <w:rsid w:val="00503180"/>
    <w:pPr>
      <w:ind w:left="1132" w:hanging="283"/>
      <w:contextualSpacing/>
    </w:pPr>
  </w:style>
  <w:style w:type="paragraph" w:styleId="Lista3">
    <w:name w:val="List 3"/>
    <w:basedOn w:val="Normal"/>
    <w:uiPriority w:val="99"/>
    <w:semiHidden/>
    <w:unhideWhenUsed/>
    <w:rsid w:val="00503180"/>
    <w:pPr>
      <w:ind w:left="849" w:hanging="283"/>
      <w:contextualSpacing/>
    </w:pPr>
  </w:style>
  <w:style w:type="paragraph" w:styleId="Lista2">
    <w:name w:val="List 2"/>
    <w:basedOn w:val="Normal"/>
    <w:uiPriority w:val="99"/>
    <w:semiHidden/>
    <w:unhideWhenUsed/>
    <w:rsid w:val="00503180"/>
    <w:pPr>
      <w:ind w:left="566" w:hanging="283"/>
      <w:contextualSpacing/>
    </w:pPr>
  </w:style>
  <w:style w:type="paragraph" w:styleId="Listaconnmeros">
    <w:name w:val="List Number"/>
    <w:basedOn w:val="Normal"/>
    <w:uiPriority w:val="99"/>
    <w:semiHidden/>
    <w:unhideWhenUsed/>
    <w:rsid w:val="00503180"/>
    <w:pPr>
      <w:numPr>
        <w:numId w:val="10"/>
      </w:numPr>
      <w:contextualSpacing/>
    </w:pPr>
  </w:style>
  <w:style w:type="paragraph" w:styleId="Listaconvietas">
    <w:name w:val="List Bullet"/>
    <w:basedOn w:val="Normal"/>
    <w:uiPriority w:val="99"/>
    <w:semiHidden/>
    <w:unhideWhenUsed/>
    <w:rsid w:val="00503180"/>
    <w:pPr>
      <w:numPr>
        <w:numId w:val="11"/>
      </w:numPr>
      <w:contextualSpacing/>
    </w:pPr>
  </w:style>
  <w:style w:type="paragraph" w:styleId="Lista">
    <w:name w:val="List"/>
    <w:basedOn w:val="Normal"/>
    <w:uiPriority w:val="99"/>
    <w:semiHidden/>
    <w:unhideWhenUsed/>
    <w:rsid w:val="00503180"/>
    <w:pPr>
      <w:ind w:left="283" w:hanging="283"/>
      <w:contextualSpacing/>
    </w:pPr>
  </w:style>
  <w:style w:type="paragraph" w:styleId="Encabezadodelista">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Textomacro">
    <w:name w:val="macro"/>
    <w:link w:val="TextomacroC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503180"/>
    <w:rPr>
      <w:rFonts w:ascii="Consolas" w:hAnsi="Consolas"/>
      <w:sz w:val="20"/>
      <w:szCs w:val="20"/>
    </w:rPr>
  </w:style>
  <w:style w:type="paragraph" w:styleId="Textoconsangra">
    <w:name w:val="table of authorities"/>
    <w:basedOn w:val="Normal"/>
    <w:next w:val="Normal"/>
    <w:uiPriority w:val="99"/>
    <w:semiHidden/>
    <w:unhideWhenUsed/>
    <w:rsid w:val="00503180"/>
    <w:pPr>
      <w:spacing w:after="0"/>
      <w:ind w:left="220" w:hanging="220"/>
    </w:pPr>
  </w:style>
  <w:style w:type="paragraph" w:styleId="Textonotaalfinal">
    <w:name w:val="endnote text"/>
    <w:basedOn w:val="Normal"/>
    <w:link w:val="TextonotaalfinalCar"/>
    <w:uiPriority w:val="99"/>
    <w:semiHidden/>
    <w:unhideWhenUsed/>
    <w:rsid w:val="005031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03180"/>
    <w:rPr>
      <w:sz w:val="20"/>
      <w:szCs w:val="20"/>
    </w:rPr>
  </w:style>
  <w:style w:type="character" w:styleId="Refdenotaalfinal">
    <w:name w:val="endnote reference"/>
    <w:basedOn w:val="Fuentedeprrafopredeter"/>
    <w:uiPriority w:val="99"/>
    <w:semiHidden/>
    <w:unhideWhenUsed/>
    <w:rsid w:val="00503180"/>
    <w:rPr>
      <w:vertAlign w:val="superscript"/>
    </w:rPr>
  </w:style>
  <w:style w:type="character" w:styleId="Nmerodepgina">
    <w:name w:val="page number"/>
    <w:basedOn w:val="Fuentedeprrafopredeter"/>
    <w:uiPriority w:val="99"/>
    <w:semiHidden/>
    <w:unhideWhenUsed/>
    <w:rsid w:val="00503180"/>
  </w:style>
  <w:style w:type="character" w:styleId="Nmerodelnea">
    <w:name w:val="line number"/>
    <w:basedOn w:val="Fuentedeprrafopredeter"/>
    <w:uiPriority w:val="99"/>
    <w:semiHidden/>
    <w:unhideWhenUsed/>
    <w:rsid w:val="00503180"/>
  </w:style>
  <w:style w:type="character" w:styleId="Refdecomentario">
    <w:name w:val="annotation reference"/>
    <w:basedOn w:val="Fuentedeprrafopredeter"/>
    <w:uiPriority w:val="99"/>
    <w:semiHidden/>
    <w:unhideWhenUsed/>
    <w:rsid w:val="00503180"/>
    <w:rPr>
      <w:sz w:val="16"/>
      <w:szCs w:val="16"/>
    </w:rPr>
  </w:style>
  <w:style w:type="character" w:styleId="Refdenotaalpie">
    <w:name w:val="footnote reference"/>
    <w:basedOn w:val="Fuentedeprrafopredeter"/>
    <w:uiPriority w:val="99"/>
    <w:semiHidden/>
    <w:unhideWhenUsed/>
    <w:rsid w:val="00503180"/>
    <w:rPr>
      <w:vertAlign w:val="superscript"/>
    </w:rPr>
  </w:style>
  <w:style w:type="paragraph" w:styleId="Remitedesobre">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Direccinsobre">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adeilustraciones">
    <w:name w:val="table of figures"/>
    <w:basedOn w:val="Normal"/>
    <w:next w:val="Normal"/>
    <w:uiPriority w:val="99"/>
    <w:semiHidden/>
    <w:unhideWhenUsed/>
    <w:rsid w:val="00503180"/>
    <w:pPr>
      <w:spacing w:after="0"/>
    </w:pPr>
  </w:style>
  <w:style w:type="paragraph" w:styleId="Descripcin">
    <w:name w:val="caption"/>
    <w:basedOn w:val="Normal"/>
    <w:next w:val="Normal"/>
    <w:uiPriority w:val="35"/>
    <w:unhideWhenUsed/>
    <w:qFormat/>
    <w:rsid w:val="00503180"/>
    <w:pPr>
      <w:spacing w:after="200" w:line="240" w:lineRule="auto"/>
    </w:pPr>
    <w:rPr>
      <w:i/>
      <w:iCs/>
      <w:color w:val="44546A" w:themeColor="text2"/>
      <w:sz w:val="18"/>
      <w:szCs w:val="18"/>
    </w:rPr>
  </w:style>
  <w:style w:type="paragraph" w:styleId="ndice1">
    <w:name w:val="index 1"/>
    <w:basedOn w:val="Normal"/>
    <w:next w:val="Normal"/>
    <w:autoRedefine/>
    <w:uiPriority w:val="99"/>
    <w:semiHidden/>
    <w:unhideWhenUsed/>
    <w:rsid w:val="00503180"/>
    <w:pPr>
      <w:spacing w:after="0" w:line="240" w:lineRule="auto"/>
      <w:ind w:left="220" w:hanging="220"/>
    </w:pPr>
  </w:style>
  <w:style w:type="paragraph" w:styleId="Ttulodendice">
    <w:name w:val="index heading"/>
    <w:basedOn w:val="Normal"/>
    <w:next w:val="ndice1"/>
    <w:uiPriority w:val="99"/>
    <w:semiHidden/>
    <w:unhideWhenUsed/>
    <w:rsid w:val="00503180"/>
    <w:rPr>
      <w:rFonts w:asciiTheme="majorHAnsi" w:eastAsiaTheme="majorEastAsia" w:hAnsiTheme="majorHAnsi" w:cstheme="majorBidi"/>
      <w:b/>
      <w:bCs/>
    </w:rPr>
  </w:style>
  <w:style w:type="paragraph" w:styleId="Textocomentario">
    <w:name w:val="annotation text"/>
    <w:basedOn w:val="Normal"/>
    <w:link w:val="TextocomentarioCar"/>
    <w:uiPriority w:val="99"/>
    <w:unhideWhenUsed/>
    <w:rsid w:val="00503180"/>
    <w:pPr>
      <w:spacing w:line="240" w:lineRule="auto"/>
    </w:pPr>
    <w:rPr>
      <w:sz w:val="20"/>
      <w:szCs w:val="20"/>
    </w:rPr>
  </w:style>
  <w:style w:type="character" w:customStyle="1" w:styleId="TextocomentarioCar">
    <w:name w:val="Texto comentario Car"/>
    <w:basedOn w:val="Fuentedeprrafopredeter"/>
    <w:link w:val="Textocomentario"/>
    <w:uiPriority w:val="99"/>
    <w:rsid w:val="00503180"/>
    <w:rPr>
      <w:sz w:val="20"/>
      <w:szCs w:val="20"/>
    </w:rPr>
  </w:style>
  <w:style w:type="paragraph" w:styleId="Textonotapie">
    <w:name w:val="footnote text"/>
    <w:basedOn w:val="Normal"/>
    <w:link w:val="TextonotapieCar"/>
    <w:uiPriority w:val="99"/>
    <w:semiHidden/>
    <w:unhideWhenUsed/>
    <w:rsid w:val="0050318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03180"/>
    <w:rPr>
      <w:sz w:val="20"/>
      <w:szCs w:val="20"/>
    </w:rPr>
  </w:style>
  <w:style w:type="paragraph" w:styleId="Sangranormal">
    <w:name w:val="Normal Indent"/>
    <w:basedOn w:val="Normal"/>
    <w:uiPriority w:val="99"/>
    <w:semiHidden/>
    <w:unhideWhenUsed/>
    <w:rsid w:val="00503180"/>
    <w:pPr>
      <w:ind w:left="720"/>
    </w:pPr>
  </w:style>
  <w:style w:type="paragraph" w:styleId="TDC9">
    <w:name w:val="toc 9"/>
    <w:basedOn w:val="Normal"/>
    <w:next w:val="Normal"/>
    <w:autoRedefine/>
    <w:uiPriority w:val="39"/>
    <w:semiHidden/>
    <w:unhideWhenUsed/>
    <w:rsid w:val="00503180"/>
    <w:pPr>
      <w:spacing w:after="100"/>
      <w:ind w:left="1760"/>
    </w:pPr>
  </w:style>
  <w:style w:type="paragraph" w:styleId="TDC8">
    <w:name w:val="toc 8"/>
    <w:basedOn w:val="Normal"/>
    <w:next w:val="Normal"/>
    <w:autoRedefine/>
    <w:uiPriority w:val="39"/>
    <w:semiHidden/>
    <w:unhideWhenUsed/>
    <w:rsid w:val="00503180"/>
    <w:pPr>
      <w:spacing w:after="100"/>
      <w:ind w:left="1540"/>
    </w:pPr>
  </w:style>
  <w:style w:type="paragraph" w:styleId="TDC7">
    <w:name w:val="toc 7"/>
    <w:basedOn w:val="Normal"/>
    <w:next w:val="Normal"/>
    <w:autoRedefine/>
    <w:uiPriority w:val="39"/>
    <w:semiHidden/>
    <w:unhideWhenUsed/>
    <w:rsid w:val="00503180"/>
    <w:pPr>
      <w:spacing w:after="100"/>
      <w:ind w:left="1320"/>
    </w:pPr>
  </w:style>
  <w:style w:type="paragraph" w:styleId="TDC6">
    <w:name w:val="toc 6"/>
    <w:basedOn w:val="Normal"/>
    <w:next w:val="Normal"/>
    <w:autoRedefine/>
    <w:uiPriority w:val="39"/>
    <w:semiHidden/>
    <w:unhideWhenUsed/>
    <w:rsid w:val="00503180"/>
    <w:pPr>
      <w:spacing w:after="100"/>
      <w:ind w:left="1100"/>
    </w:pPr>
  </w:style>
  <w:style w:type="paragraph" w:styleId="TDC5">
    <w:name w:val="toc 5"/>
    <w:basedOn w:val="Normal"/>
    <w:next w:val="Normal"/>
    <w:autoRedefine/>
    <w:uiPriority w:val="39"/>
    <w:semiHidden/>
    <w:unhideWhenUsed/>
    <w:rsid w:val="00503180"/>
    <w:pPr>
      <w:spacing w:after="100"/>
      <w:ind w:left="880"/>
    </w:pPr>
  </w:style>
  <w:style w:type="paragraph" w:styleId="TDC4">
    <w:name w:val="toc 4"/>
    <w:basedOn w:val="Normal"/>
    <w:next w:val="Normal"/>
    <w:autoRedefine/>
    <w:uiPriority w:val="39"/>
    <w:semiHidden/>
    <w:unhideWhenUsed/>
    <w:rsid w:val="00503180"/>
    <w:pPr>
      <w:spacing w:after="100"/>
      <w:ind w:left="660"/>
    </w:pPr>
  </w:style>
  <w:style w:type="paragraph" w:styleId="TDC3">
    <w:name w:val="toc 3"/>
    <w:basedOn w:val="Normal"/>
    <w:next w:val="Normal"/>
    <w:autoRedefine/>
    <w:uiPriority w:val="39"/>
    <w:semiHidden/>
    <w:unhideWhenUsed/>
    <w:rsid w:val="00503180"/>
    <w:pPr>
      <w:spacing w:after="100"/>
      <w:ind w:left="440"/>
    </w:pPr>
  </w:style>
  <w:style w:type="paragraph" w:styleId="TDC2">
    <w:name w:val="toc 2"/>
    <w:basedOn w:val="Normal"/>
    <w:next w:val="Normal"/>
    <w:autoRedefine/>
    <w:uiPriority w:val="39"/>
    <w:semiHidden/>
    <w:unhideWhenUsed/>
    <w:rsid w:val="00503180"/>
    <w:pPr>
      <w:spacing w:after="100"/>
      <w:ind w:left="220"/>
    </w:pPr>
  </w:style>
  <w:style w:type="paragraph" w:styleId="TDC1">
    <w:name w:val="toc 1"/>
    <w:basedOn w:val="Normal"/>
    <w:next w:val="Normal"/>
    <w:autoRedefine/>
    <w:uiPriority w:val="39"/>
    <w:semiHidden/>
    <w:unhideWhenUsed/>
    <w:rsid w:val="00503180"/>
    <w:pPr>
      <w:spacing w:after="100"/>
    </w:pPr>
  </w:style>
  <w:style w:type="paragraph" w:styleId="ndice9">
    <w:name w:val="index 9"/>
    <w:basedOn w:val="Normal"/>
    <w:next w:val="Normal"/>
    <w:autoRedefine/>
    <w:uiPriority w:val="99"/>
    <w:semiHidden/>
    <w:unhideWhenUsed/>
    <w:rsid w:val="00503180"/>
    <w:pPr>
      <w:spacing w:after="0" w:line="240" w:lineRule="auto"/>
      <w:ind w:left="1980" w:hanging="220"/>
    </w:pPr>
  </w:style>
  <w:style w:type="paragraph" w:styleId="ndice8">
    <w:name w:val="index 8"/>
    <w:basedOn w:val="Normal"/>
    <w:next w:val="Normal"/>
    <w:autoRedefine/>
    <w:uiPriority w:val="99"/>
    <w:semiHidden/>
    <w:unhideWhenUsed/>
    <w:rsid w:val="00503180"/>
    <w:pPr>
      <w:spacing w:after="0" w:line="240" w:lineRule="auto"/>
      <w:ind w:left="1760" w:hanging="220"/>
    </w:pPr>
  </w:style>
  <w:style w:type="paragraph" w:styleId="ndice7">
    <w:name w:val="index 7"/>
    <w:basedOn w:val="Normal"/>
    <w:next w:val="Normal"/>
    <w:autoRedefine/>
    <w:uiPriority w:val="99"/>
    <w:semiHidden/>
    <w:unhideWhenUsed/>
    <w:rsid w:val="00503180"/>
    <w:pPr>
      <w:spacing w:after="0" w:line="240" w:lineRule="auto"/>
      <w:ind w:left="1540" w:hanging="220"/>
    </w:pPr>
  </w:style>
  <w:style w:type="paragraph" w:styleId="ndice6">
    <w:name w:val="index 6"/>
    <w:basedOn w:val="Normal"/>
    <w:next w:val="Normal"/>
    <w:autoRedefine/>
    <w:uiPriority w:val="99"/>
    <w:semiHidden/>
    <w:unhideWhenUsed/>
    <w:rsid w:val="00503180"/>
    <w:pPr>
      <w:spacing w:after="0" w:line="240" w:lineRule="auto"/>
      <w:ind w:left="1320" w:hanging="220"/>
    </w:pPr>
  </w:style>
  <w:style w:type="paragraph" w:styleId="ndice5">
    <w:name w:val="index 5"/>
    <w:basedOn w:val="Normal"/>
    <w:next w:val="Normal"/>
    <w:autoRedefine/>
    <w:uiPriority w:val="99"/>
    <w:semiHidden/>
    <w:unhideWhenUsed/>
    <w:rsid w:val="00503180"/>
    <w:pPr>
      <w:spacing w:after="0" w:line="240" w:lineRule="auto"/>
      <w:ind w:left="1100" w:hanging="220"/>
    </w:pPr>
  </w:style>
  <w:style w:type="paragraph" w:styleId="ndice4">
    <w:name w:val="index 4"/>
    <w:basedOn w:val="Normal"/>
    <w:next w:val="Normal"/>
    <w:autoRedefine/>
    <w:uiPriority w:val="99"/>
    <w:semiHidden/>
    <w:unhideWhenUsed/>
    <w:rsid w:val="00503180"/>
    <w:pPr>
      <w:spacing w:after="0" w:line="240" w:lineRule="auto"/>
      <w:ind w:left="880" w:hanging="220"/>
    </w:pPr>
  </w:style>
  <w:style w:type="paragraph" w:styleId="ndice3">
    <w:name w:val="index 3"/>
    <w:basedOn w:val="Normal"/>
    <w:next w:val="Normal"/>
    <w:autoRedefine/>
    <w:uiPriority w:val="99"/>
    <w:semiHidden/>
    <w:unhideWhenUsed/>
    <w:rsid w:val="00503180"/>
    <w:pPr>
      <w:spacing w:after="0" w:line="240" w:lineRule="auto"/>
      <w:ind w:left="660" w:hanging="220"/>
    </w:pPr>
  </w:style>
  <w:style w:type="paragraph" w:styleId="ndice2">
    <w:name w:val="index 2"/>
    <w:basedOn w:val="Normal"/>
    <w:next w:val="Normal"/>
    <w:autoRedefine/>
    <w:uiPriority w:val="99"/>
    <w:semiHidden/>
    <w:unhideWhenUsed/>
    <w:rsid w:val="00503180"/>
    <w:pPr>
      <w:spacing w:after="0" w:line="240" w:lineRule="auto"/>
      <w:ind w:left="440" w:hanging="220"/>
    </w:pPr>
  </w:style>
  <w:style w:type="paragraph" w:styleId="Revisin">
    <w:name w:val="Revision"/>
    <w:hidden/>
    <w:uiPriority w:val="99"/>
    <w:semiHidden/>
    <w:rsid w:val="00DB12DD"/>
    <w:pPr>
      <w:spacing w:after="0" w:line="240" w:lineRule="auto"/>
    </w:pPr>
  </w:style>
  <w:style w:type="paragraph" w:styleId="Asuntodelcomentario">
    <w:name w:val="annotation subject"/>
    <w:basedOn w:val="Textocomentario"/>
    <w:next w:val="Textocomentario"/>
    <w:link w:val="AsuntodelcomentarioCar"/>
    <w:uiPriority w:val="99"/>
    <w:semiHidden/>
    <w:unhideWhenUsed/>
    <w:rsid w:val="003545F5"/>
    <w:rPr>
      <w:b/>
      <w:bCs/>
    </w:rPr>
  </w:style>
  <w:style w:type="character" w:customStyle="1" w:styleId="AsuntodelcomentarioCar">
    <w:name w:val="Asunto del comentario Car"/>
    <w:basedOn w:val="TextocomentarioCar"/>
    <w:link w:val="Asuntodelcomentario"/>
    <w:uiPriority w:val="99"/>
    <w:semiHidden/>
    <w:rsid w:val="00354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Textodelmarcadordeposicin"/>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Textodelmarcadordeposicin"/>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Textodelmarcadordeposicin"/>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Textodelmarcadordeposicin"/>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Textodelmarcadordeposicin"/>
            </w:rPr>
            <w:t>Click or tap here to enter text.</w:t>
          </w:r>
        </w:p>
      </w:docPartBody>
    </w:docPart>
    <w:docPart>
      <w:docPartPr>
        <w:name w:val="C6CC1AB0646F43298A4EFB4E3495A3A2"/>
        <w:category>
          <w:name w:val="General"/>
          <w:gallery w:val="placeholder"/>
        </w:category>
        <w:types>
          <w:type w:val="bbPlcHdr"/>
        </w:types>
        <w:behaviors>
          <w:behavior w:val="content"/>
        </w:behaviors>
        <w:guid w:val="{AF4A2B7E-74A9-48D8-867E-0B67503900EF}"/>
      </w:docPartPr>
      <w:docPartBody>
        <w:p w:rsidR="004F5176" w:rsidRDefault="0023544A" w:rsidP="0023544A">
          <w:pPr>
            <w:pStyle w:val="C6CC1AB0646F43298A4EFB4E3495A3A2"/>
          </w:pPr>
          <w:r w:rsidRPr="00EE6A84">
            <w:rPr>
              <w:rStyle w:val="Textodelmarcadordeposicin"/>
            </w:rPr>
            <w:t>Click or tap here to enter text.</w:t>
          </w:r>
        </w:p>
      </w:docPartBody>
    </w:docPart>
    <w:docPart>
      <w:docPartPr>
        <w:name w:val="BCFCE4AB2B454731A7072C18453C7BF6"/>
        <w:category>
          <w:name w:val="General"/>
          <w:gallery w:val="placeholder"/>
        </w:category>
        <w:types>
          <w:type w:val="bbPlcHdr"/>
        </w:types>
        <w:behaviors>
          <w:behavior w:val="content"/>
        </w:behaviors>
        <w:guid w:val="{8F1A285F-3219-40D5-BEE6-5B29E97E134A}"/>
      </w:docPartPr>
      <w:docPartBody>
        <w:p w:rsidR="004F5176" w:rsidRDefault="0023544A" w:rsidP="0023544A">
          <w:pPr>
            <w:pStyle w:val="BCFCE4AB2B454731A7072C18453C7BF6"/>
          </w:pPr>
          <w:r w:rsidRPr="006B0205">
            <w:rPr>
              <w:rStyle w:val="Textodelmarcadordeposicin"/>
            </w:rPr>
            <w:t>Click or tap here to enter text.</w:t>
          </w:r>
        </w:p>
      </w:docPartBody>
    </w:docPart>
    <w:docPart>
      <w:docPartPr>
        <w:name w:val="308A955678AF48129FBFCF706B7FE794"/>
        <w:category>
          <w:name w:val="General"/>
          <w:gallery w:val="placeholder"/>
        </w:category>
        <w:types>
          <w:type w:val="bbPlcHdr"/>
        </w:types>
        <w:behaviors>
          <w:behavior w:val="content"/>
        </w:behaviors>
        <w:guid w:val="{E77B3D5B-5F7F-4582-87A8-780EBAE74590}"/>
      </w:docPartPr>
      <w:docPartBody>
        <w:p w:rsidR="004F5176" w:rsidRDefault="0023544A" w:rsidP="0023544A">
          <w:pPr>
            <w:pStyle w:val="308A955678AF48129FBFCF706B7FE794"/>
          </w:pPr>
          <w:r w:rsidRPr="00EE6A84">
            <w:rPr>
              <w:rStyle w:val="Textodelmarcadordeposicin"/>
            </w:rPr>
            <w:t>Click or tap here to enter text.</w:t>
          </w:r>
        </w:p>
      </w:docPartBody>
    </w:docPart>
    <w:docPart>
      <w:docPartPr>
        <w:name w:val="D9CDFE5C14D04947B4DC81E21B9C303C"/>
        <w:category>
          <w:name w:val="General"/>
          <w:gallery w:val="placeholder"/>
        </w:category>
        <w:types>
          <w:type w:val="bbPlcHdr"/>
        </w:types>
        <w:behaviors>
          <w:behavior w:val="content"/>
        </w:behaviors>
        <w:guid w:val="{815CEAF4-E1CF-47C5-B146-A78E7C7A476E}"/>
      </w:docPartPr>
      <w:docPartBody>
        <w:p w:rsidR="004F5176" w:rsidRDefault="0023544A" w:rsidP="0023544A">
          <w:pPr>
            <w:pStyle w:val="D9CDFE5C14D04947B4DC81E21B9C303C"/>
          </w:pPr>
          <w:r w:rsidRPr="00EE6A84">
            <w:rPr>
              <w:rStyle w:val="Textodelmarcadordeposicin"/>
            </w:rPr>
            <w:t>Click or tap here to enter text.</w:t>
          </w:r>
        </w:p>
      </w:docPartBody>
    </w:docPart>
    <w:docPart>
      <w:docPartPr>
        <w:name w:val="D7CEA25436764E76927E5A8E6E4D35B4"/>
        <w:category>
          <w:name w:val="General"/>
          <w:gallery w:val="placeholder"/>
        </w:category>
        <w:types>
          <w:type w:val="bbPlcHdr"/>
        </w:types>
        <w:behaviors>
          <w:behavior w:val="content"/>
        </w:behaviors>
        <w:guid w:val="{C451E9C2-97BC-41D0-8EA6-A8BA36DE5A72}"/>
      </w:docPartPr>
      <w:docPartBody>
        <w:p w:rsidR="004F5176" w:rsidRDefault="0023544A" w:rsidP="0023544A">
          <w:pPr>
            <w:pStyle w:val="D7CEA25436764E76927E5A8E6E4D35B4"/>
          </w:pPr>
          <w:r w:rsidRPr="00EE6A84">
            <w:rPr>
              <w:rStyle w:val="Textodelmarcadordeposicin"/>
            </w:rPr>
            <w:t>Click or tap here to enter text.</w:t>
          </w:r>
        </w:p>
      </w:docPartBody>
    </w:docPart>
    <w:docPart>
      <w:docPartPr>
        <w:name w:val="A8BB63229B5C4188AA69DFF6108C8729"/>
        <w:category>
          <w:name w:val="General"/>
          <w:gallery w:val="placeholder"/>
        </w:category>
        <w:types>
          <w:type w:val="bbPlcHdr"/>
        </w:types>
        <w:behaviors>
          <w:behavior w:val="content"/>
        </w:behaviors>
        <w:guid w:val="{B7871A5A-203F-4D85-B9E5-4C0FB6EC78D2}"/>
      </w:docPartPr>
      <w:docPartBody>
        <w:p w:rsidR="004F5176" w:rsidRDefault="0023544A" w:rsidP="0023544A">
          <w:pPr>
            <w:pStyle w:val="A8BB63229B5C4188AA69DFF6108C8729"/>
          </w:pPr>
          <w:r w:rsidRPr="006B0205">
            <w:rPr>
              <w:rStyle w:val="Textodelmarcadordeposicin"/>
            </w:rPr>
            <w:t>Click or tap here to enter text.</w:t>
          </w:r>
        </w:p>
      </w:docPartBody>
    </w:docPart>
    <w:docPart>
      <w:docPartPr>
        <w:name w:val="18CFB58ACF22445FAD505C5745175982"/>
        <w:category>
          <w:name w:val="General"/>
          <w:gallery w:val="placeholder"/>
        </w:category>
        <w:types>
          <w:type w:val="bbPlcHdr"/>
        </w:types>
        <w:behaviors>
          <w:behavior w:val="content"/>
        </w:behaviors>
        <w:guid w:val="{D342DA7F-09DB-4696-ABC4-7E68675498C5}"/>
      </w:docPartPr>
      <w:docPartBody>
        <w:p w:rsidR="004F5176" w:rsidRDefault="0023544A" w:rsidP="0023544A">
          <w:pPr>
            <w:pStyle w:val="18CFB58ACF22445FAD505C5745175982"/>
          </w:pPr>
          <w:r w:rsidRPr="006B0205">
            <w:rPr>
              <w:rStyle w:val="Textodelmarcadordeposicin"/>
            </w:rPr>
            <w:t>Click or tap here to enter text.</w:t>
          </w:r>
        </w:p>
      </w:docPartBody>
    </w:docPart>
    <w:docPart>
      <w:docPartPr>
        <w:name w:val="093ED31DD10B4740BE50840F58070ABE"/>
        <w:category>
          <w:name w:val="General"/>
          <w:gallery w:val="placeholder"/>
        </w:category>
        <w:types>
          <w:type w:val="bbPlcHdr"/>
        </w:types>
        <w:behaviors>
          <w:behavior w:val="content"/>
        </w:behaviors>
        <w:guid w:val="{191C3B87-86D5-4E84-8413-6120EDBC7485}"/>
      </w:docPartPr>
      <w:docPartBody>
        <w:p w:rsidR="008D28AA" w:rsidRDefault="004F5176" w:rsidP="004F5176">
          <w:pPr>
            <w:pStyle w:val="093ED31DD10B4740BE50840F58070ABE"/>
          </w:pPr>
          <w:r w:rsidRPr="00EE6A84">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5122D"/>
    <w:rsid w:val="001B4E8C"/>
    <w:rsid w:val="001E5541"/>
    <w:rsid w:val="0023544A"/>
    <w:rsid w:val="002D1AB9"/>
    <w:rsid w:val="002E7359"/>
    <w:rsid w:val="00335E6C"/>
    <w:rsid w:val="00471672"/>
    <w:rsid w:val="004F5176"/>
    <w:rsid w:val="005A743C"/>
    <w:rsid w:val="00677F88"/>
    <w:rsid w:val="006E33BD"/>
    <w:rsid w:val="00735685"/>
    <w:rsid w:val="00781223"/>
    <w:rsid w:val="008D28AA"/>
    <w:rsid w:val="00AE399F"/>
    <w:rsid w:val="00BF4EA2"/>
    <w:rsid w:val="00C45128"/>
    <w:rsid w:val="00D10FA5"/>
    <w:rsid w:val="00E36461"/>
    <w:rsid w:val="00EE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F5176"/>
    <w:rPr>
      <w:color w:val="808080"/>
    </w:rPr>
  </w:style>
  <w:style w:type="paragraph" w:customStyle="1" w:styleId="FA72EC7D5D824307BE546C33863E6CE2">
    <w:name w:val="FA72EC7D5D824307BE546C33863E6CE2"/>
    <w:rsid w:val="00471672"/>
  </w:style>
  <w:style w:type="paragraph" w:customStyle="1" w:styleId="093ED31DD10B4740BE50840F58070ABE">
    <w:name w:val="093ED31DD10B4740BE50840F58070ABE"/>
    <w:rsid w:val="004F5176"/>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47A48749A4C4AF59C0EAA623ABBFBC7">
    <w:name w:val="847A48749A4C4AF59C0EAA623ABBFBC7"/>
    <w:rsid w:val="00BF4EA2"/>
  </w:style>
  <w:style w:type="paragraph" w:customStyle="1" w:styleId="C6CC1AB0646F43298A4EFB4E3495A3A2">
    <w:name w:val="C6CC1AB0646F43298A4EFB4E3495A3A2"/>
    <w:rsid w:val="0023544A"/>
  </w:style>
  <w:style w:type="paragraph" w:customStyle="1" w:styleId="BCFCE4AB2B454731A7072C18453C7BF6">
    <w:name w:val="BCFCE4AB2B454731A7072C18453C7BF6"/>
    <w:rsid w:val="0023544A"/>
  </w:style>
  <w:style w:type="paragraph" w:customStyle="1" w:styleId="308A955678AF48129FBFCF706B7FE794">
    <w:name w:val="308A955678AF48129FBFCF706B7FE794"/>
    <w:rsid w:val="0023544A"/>
  </w:style>
  <w:style w:type="paragraph" w:customStyle="1" w:styleId="D9CDFE5C14D04947B4DC81E21B9C303C">
    <w:name w:val="D9CDFE5C14D04947B4DC81E21B9C303C"/>
    <w:rsid w:val="0023544A"/>
  </w:style>
  <w:style w:type="paragraph" w:customStyle="1" w:styleId="D7CEA25436764E76927E5A8E6E4D35B4">
    <w:name w:val="D7CEA25436764E76927E5A8E6E4D35B4"/>
    <w:rsid w:val="0023544A"/>
  </w:style>
  <w:style w:type="paragraph" w:customStyle="1" w:styleId="A8BB63229B5C4188AA69DFF6108C8729">
    <w:name w:val="A8BB63229B5C4188AA69DFF6108C8729"/>
    <w:rsid w:val="0023544A"/>
  </w:style>
  <w:style w:type="paragraph" w:customStyle="1" w:styleId="18CFB58ACF22445FAD505C5745175982">
    <w:name w:val="18CFB58ACF22445FAD505C5745175982"/>
    <w:rsid w:val="002354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06FC9F-B950-4960-B52C-A3ECC2FE6E30}">
  <ds:schemaRefs>
    <ds:schemaRef ds:uri="http://schemas.openxmlformats.org/officeDocument/2006/bibliography"/>
  </ds:schemaRefs>
</ds:datastoreItem>
</file>

<file path=customXml/itemProps2.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CA7405-3AC9-4548-BE64-1B3F1FFD83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0DBFAF3-C992-4CC3-9BFB-6FB6B57AD1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14</Pages>
  <Words>51812</Words>
  <Characters>284968</Characters>
  <Application>Microsoft Office Word</Application>
  <DocSecurity>0</DocSecurity>
  <Lines>2374</Lines>
  <Paragraphs>672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RICHARD JAMES HEWITT</cp:lastModifiedBy>
  <cp:revision>6</cp:revision>
  <dcterms:created xsi:type="dcterms:W3CDTF">2022-05-25T10:45:00Z</dcterms:created>
  <dcterms:modified xsi:type="dcterms:W3CDTF">2022-05-27T08:40:00Z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ontentTypeId">
    <vt:lpwstr>0x01010044591F4D5F1D6340B1B66473E077D7FA</vt:lpwstr>
  </property>
  <property fmtid="{D5CDD505-2E9C-101B-9397-08002B2CF9AE}" pid="5" name="CitaviDocumentProperty_6">
    <vt:lpwstr>True</vt:lpwstr>
  </property>
  <property fmtid="{D5CDD505-2E9C-101B-9397-08002B2CF9AE}" pid="6" name="CitaviDocumentProperty_1">
    <vt:lpwstr>6.11.0.0</vt:lpwstr>
  </property>
  <property fmtid="{D5CDD505-2E9C-101B-9397-08002B2CF9AE}" pid="7" name="CitaviDocumentProperty_8">
    <vt:lpwstr>C:\Users\Lenovo\Documents\Citavi 6\Projects\paper_2_urban_projection\paper_2_urban_projection.ctv6</vt:lpwstr>
  </property>
</Properties>
</file>